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136F" w:rsidRPr="00080A2A" w:rsidRDefault="0087136F">
      <w:pPr>
        <w:pStyle w:val="BodyText"/>
        <w:spacing w:before="0"/>
        <w:rPr>
          <w:sz w:val="24"/>
          <w:szCs w:val="24"/>
        </w:rPr>
      </w:pPr>
    </w:p>
    <w:p w:rsidR="0087136F" w:rsidRPr="00080A2A" w:rsidRDefault="0087136F">
      <w:pPr>
        <w:pStyle w:val="BodyText"/>
        <w:spacing w:before="0"/>
        <w:rPr>
          <w:sz w:val="24"/>
          <w:szCs w:val="24"/>
        </w:rPr>
      </w:pPr>
    </w:p>
    <w:p w:rsidR="0087136F" w:rsidRPr="00080A2A" w:rsidRDefault="0087136F">
      <w:pPr>
        <w:pStyle w:val="BodyText"/>
        <w:spacing w:before="139" w:after="1"/>
        <w:rPr>
          <w:sz w:val="24"/>
          <w:szCs w:val="24"/>
        </w:rPr>
      </w:pPr>
    </w:p>
    <w:p w:rsidR="0087136F" w:rsidRPr="00080A2A" w:rsidRDefault="00EE24B9">
      <w:pPr>
        <w:pStyle w:val="BodyText"/>
        <w:spacing w:before="0"/>
        <w:ind w:left="3001"/>
        <w:rPr>
          <w:sz w:val="24"/>
          <w:szCs w:val="24"/>
        </w:rPr>
      </w:pPr>
      <w:r w:rsidRPr="00080A2A">
        <w:rPr>
          <w:noProof/>
          <w:sz w:val="24"/>
          <w:szCs w:val="24"/>
        </w:rPr>
        <w:drawing>
          <wp:inline distT="0" distB="0" distL="0" distR="0" wp14:anchorId="3D3961B2" wp14:editId="5D65B21E">
            <wp:extent cx="2874476" cy="260680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874476" cy="2606802"/>
                    </a:xfrm>
                    <a:prstGeom prst="rect">
                      <a:avLst/>
                    </a:prstGeom>
                  </pic:spPr>
                </pic:pic>
              </a:graphicData>
            </a:graphic>
          </wp:inline>
        </w:drawing>
      </w:r>
    </w:p>
    <w:p w:rsidR="0087136F" w:rsidRPr="00080A2A" w:rsidRDefault="0087136F">
      <w:pPr>
        <w:pStyle w:val="BodyText"/>
        <w:spacing w:before="0"/>
        <w:rPr>
          <w:sz w:val="24"/>
          <w:szCs w:val="24"/>
        </w:rPr>
      </w:pPr>
    </w:p>
    <w:p w:rsidR="0087136F" w:rsidRDefault="00714735">
      <w:pPr>
        <w:pStyle w:val="BodyText"/>
        <w:spacing w:before="165"/>
        <w:rPr>
          <w:sz w:val="24"/>
          <w:szCs w:val="24"/>
        </w:rPr>
      </w:pPr>
      <w:r>
        <w:rPr>
          <w:sz w:val="24"/>
          <w:szCs w:val="24"/>
        </w:rPr>
        <w:t xml:space="preserve">                                          </w:t>
      </w:r>
    </w:p>
    <w:p w:rsidR="00714735" w:rsidRDefault="00FD55CD" w:rsidP="00714735">
      <w:pPr>
        <w:pStyle w:val="Title"/>
        <w:rPr>
          <w:u w:val="none"/>
        </w:rPr>
      </w:pPr>
      <w:r>
        <w:t>2D Building Plan To 3D Interior Design</w:t>
      </w:r>
      <w:r w:rsidR="00714735">
        <w:t>:</w:t>
      </w:r>
      <w:r w:rsidR="00714735">
        <w:rPr>
          <w:spacing w:val="-4"/>
        </w:rPr>
        <w:t xml:space="preserve"> </w:t>
      </w:r>
      <w:r w:rsidR="00714735">
        <w:t>Project</w:t>
      </w:r>
      <w:r w:rsidR="00714735">
        <w:rPr>
          <w:spacing w:val="-3"/>
        </w:rPr>
        <w:t xml:space="preserve"> </w:t>
      </w:r>
      <w:r w:rsidR="00714735">
        <w:rPr>
          <w:spacing w:val="-2"/>
        </w:rPr>
        <w:t>Report</w:t>
      </w:r>
    </w:p>
    <w:p w:rsidR="00714735" w:rsidRDefault="00714735" w:rsidP="00714735">
      <w:pPr>
        <w:pStyle w:val="BodyText"/>
        <w:spacing w:before="0"/>
        <w:rPr>
          <w:b/>
          <w:i/>
          <w:sz w:val="30"/>
        </w:rPr>
      </w:pPr>
    </w:p>
    <w:p w:rsidR="00FD55CD" w:rsidRDefault="00FD55CD" w:rsidP="00FD55CD">
      <w:pPr>
        <w:spacing w:line="278" w:lineRule="auto"/>
        <w:ind w:left="732" w:right="576"/>
        <w:rPr>
          <w:sz w:val="30"/>
        </w:rPr>
      </w:pPr>
    </w:p>
    <w:p w:rsidR="00FD55CD" w:rsidRDefault="00FD55CD" w:rsidP="00FD55CD">
      <w:pPr>
        <w:spacing w:line="278" w:lineRule="auto"/>
        <w:ind w:left="732" w:right="576"/>
        <w:rPr>
          <w:sz w:val="30"/>
        </w:rPr>
      </w:pPr>
      <w:r>
        <w:rPr>
          <w:sz w:val="30"/>
        </w:rPr>
        <w:t xml:space="preserve">   IDP PROJECT REPORT SUBMITTED IN PARTIAL REQUIREMENT          FOR</w:t>
      </w:r>
      <w:r>
        <w:rPr>
          <w:spacing w:val="-12"/>
          <w:sz w:val="30"/>
        </w:rPr>
        <w:t xml:space="preserve"> </w:t>
      </w:r>
      <w:r>
        <w:rPr>
          <w:sz w:val="30"/>
        </w:rPr>
        <w:t>THE</w:t>
      </w:r>
      <w:r>
        <w:rPr>
          <w:spacing w:val="-5"/>
          <w:sz w:val="30"/>
        </w:rPr>
        <w:t xml:space="preserve"> </w:t>
      </w:r>
      <w:r>
        <w:rPr>
          <w:sz w:val="30"/>
        </w:rPr>
        <w:t>DEGREE</w:t>
      </w:r>
      <w:r>
        <w:rPr>
          <w:spacing w:val="-6"/>
          <w:sz w:val="30"/>
        </w:rPr>
        <w:t xml:space="preserve"> </w:t>
      </w:r>
      <w:r>
        <w:rPr>
          <w:sz w:val="30"/>
        </w:rPr>
        <w:t>OF</w:t>
      </w:r>
      <w:r>
        <w:rPr>
          <w:spacing w:val="-5"/>
          <w:sz w:val="30"/>
        </w:rPr>
        <w:t xml:space="preserve"> </w:t>
      </w:r>
      <w:r>
        <w:rPr>
          <w:sz w:val="30"/>
        </w:rPr>
        <w:t>BACHELOR</w:t>
      </w:r>
      <w:r>
        <w:rPr>
          <w:spacing w:val="-4"/>
          <w:sz w:val="30"/>
        </w:rPr>
        <w:t xml:space="preserve"> </w:t>
      </w:r>
      <w:r>
        <w:rPr>
          <w:sz w:val="30"/>
        </w:rPr>
        <w:t>OF</w:t>
      </w:r>
      <w:r>
        <w:rPr>
          <w:spacing w:val="-10"/>
          <w:sz w:val="30"/>
        </w:rPr>
        <w:t xml:space="preserve"> </w:t>
      </w:r>
      <w:r>
        <w:rPr>
          <w:sz w:val="30"/>
        </w:rPr>
        <w:t>TECHNOLOGY</w:t>
      </w:r>
      <w:r>
        <w:rPr>
          <w:spacing w:val="-16"/>
          <w:sz w:val="30"/>
        </w:rPr>
        <w:t xml:space="preserve"> </w:t>
      </w:r>
      <w:r>
        <w:rPr>
          <w:sz w:val="30"/>
        </w:rPr>
        <w:t>UNDER</w:t>
      </w:r>
      <w:r>
        <w:rPr>
          <w:spacing w:val="-9"/>
          <w:sz w:val="30"/>
        </w:rPr>
        <w:t xml:space="preserve"> </w:t>
      </w:r>
      <w:r>
        <w:rPr>
          <w:sz w:val="30"/>
        </w:rPr>
        <w:t>THE SUPERVISON OF</w:t>
      </w:r>
    </w:p>
    <w:p w:rsidR="00714735" w:rsidRPr="00080A2A" w:rsidRDefault="00714735" w:rsidP="00FD55CD">
      <w:pPr>
        <w:pStyle w:val="BodyText"/>
        <w:spacing w:before="165"/>
        <w:rPr>
          <w:sz w:val="24"/>
          <w:szCs w:val="24"/>
        </w:rPr>
      </w:pPr>
    </w:p>
    <w:p w:rsidR="00FD55CD" w:rsidRDefault="00FD55CD" w:rsidP="00FD55CD">
      <w:pPr>
        <w:pStyle w:val="Heading2"/>
        <w:ind w:left="0" w:right="8"/>
        <w:rPr>
          <w:spacing w:val="-2"/>
          <w:sz w:val="24"/>
          <w:szCs w:val="24"/>
        </w:rPr>
      </w:pPr>
      <w:r>
        <w:rPr>
          <w:spacing w:val="-2"/>
          <w:sz w:val="24"/>
          <w:szCs w:val="24"/>
        </w:rPr>
        <w:t xml:space="preserve">                                               </w:t>
      </w:r>
    </w:p>
    <w:p w:rsidR="00FD55CD" w:rsidRDefault="00FD55CD" w:rsidP="00FD55CD">
      <w:pPr>
        <w:pStyle w:val="Heading2"/>
        <w:ind w:left="0" w:right="8"/>
        <w:rPr>
          <w:spacing w:val="-2"/>
          <w:sz w:val="24"/>
          <w:szCs w:val="24"/>
        </w:rPr>
      </w:pPr>
    </w:p>
    <w:p w:rsidR="0087136F" w:rsidRPr="00080A2A" w:rsidRDefault="00FD55CD" w:rsidP="00FD55CD">
      <w:pPr>
        <w:pStyle w:val="Heading2"/>
        <w:ind w:left="0" w:right="8"/>
        <w:rPr>
          <w:sz w:val="24"/>
          <w:szCs w:val="24"/>
        </w:rPr>
      </w:pPr>
      <w:r>
        <w:rPr>
          <w:spacing w:val="-2"/>
          <w:sz w:val="24"/>
          <w:szCs w:val="24"/>
        </w:rPr>
        <w:t xml:space="preserve">                                                           </w:t>
      </w:r>
      <w:r w:rsidR="00EE24B9" w:rsidRPr="00080A2A">
        <w:rPr>
          <w:spacing w:val="-2"/>
          <w:sz w:val="24"/>
          <w:szCs w:val="24"/>
        </w:rPr>
        <w:t>AYUSHMAN</w:t>
      </w:r>
      <w:r w:rsidR="00EE24B9" w:rsidRPr="00080A2A">
        <w:rPr>
          <w:spacing w:val="-7"/>
          <w:sz w:val="24"/>
          <w:szCs w:val="24"/>
        </w:rPr>
        <w:t xml:space="preserve"> </w:t>
      </w:r>
      <w:r w:rsidR="00EE24B9" w:rsidRPr="00080A2A">
        <w:rPr>
          <w:spacing w:val="-2"/>
          <w:sz w:val="24"/>
          <w:szCs w:val="24"/>
        </w:rPr>
        <w:t>BILAS</w:t>
      </w:r>
      <w:r w:rsidR="00EE24B9" w:rsidRPr="00080A2A">
        <w:rPr>
          <w:spacing w:val="-9"/>
          <w:sz w:val="24"/>
          <w:szCs w:val="24"/>
        </w:rPr>
        <w:t xml:space="preserve"> </w:t>
      </w:r>
      <w:r w:rsidR="00EE24B9" w:rsidRPr="00080A2A">
        <w:rPr>
          <w:spacing w:val="-2"/>
          <w:sz w:val="24"/>
          <w:szCs w:val="24"/>
        </w:rPr>
        <w:t>THAKUR</w:t>
      </w:r>
    </w:p>
    <w:p w:rsidR="0087136F" w:rsidRPr="00080A2A" w:rsidRDefault="0087136F">
      <w:pPr>
        <w:pStyle w:val="BodyText"/>
        <w:spacing w:before="0"/>
        <w:rPr>
          <w:b/>
          <w:sz w:val="24"/>
          <w:szCs w:val="24"/>
        </w:rPr>
      </w:pPr>
    </w:p>
    <w:p w:rsidR="0087136F" w:rsidRPr="00080A2A" w:rsidRDefault="0087136F">
      <w:pPr>
        <w:pStyle w:val="BodyText"/>
        <w:spacing w:before="0"/>
        <w:rPr>
          <w:b/>
          <w:sz w:val="24"/>
          <w:szCs w:val="24"/>
        </w:rPr>
      </w:pPr>
    </w:p>
    <w:p w:rsidR="0087136F" w:rsidRPr="00080A2A" w:rsidRDefault="0087136F">
      <w:pPr>
        <w:pStyle w:val="BodyText"/>
        <w:spacing w:before="0"/>
        <w:rPr>
          <w:b/>
          <w:sz w:val="24"/>
          <w:szCs w:val="24"/>
        </w:rPr>
      </w:pPr>
    </w:p>
    <w:p w:rsidR="0087136F" w:rsidRPr="00080A2A" w:rsidRDefault="0087136F">
      <w:pPr>
        <w:pStyle w:val="BodyText"/>
        <w:spacing w:before="5"/>
        <w:rPr>
          <w:b/>
          <w:sz w:val="24"/>
          <w:szCs w:val="24"/>
        </w:rPr>
      </w:pPr>
    </w:p>
    <w:p w:rsidR="0087136F" w:rsidRPr="00080A2A" w:rsidRDefault="00EE24B9">
      <w:pPr>
        <w:ind w:left="146" w:right="8"/>
        <w:jc w:val="center"/>
        <w:rPr>
          <w:b/>
          <w:sz w:val="24"/>
          <w:szCs w:val="24"/>
        </w:rPr>
      </w:pPr>
      <w:r w:rsidRPr="00080A2A">
        <w:rPr>
          <w:b/>
          <w:spacing w:val="-2"/>
          <w:sz w:val="24"/>
          <w:szCs w:val="24"/>
        </w:rPr>
        <w:t>SCHOOL</w:t>
      </w:r>
      <w:r w:rsidRPr="00080A2A">
        <w:rPr>
          <w:b/>
          <w:spacing w:val="-14"/>
          <w:sz w:val="24"/>
          <w:szCs w:val="24"/>
        </w:rPr>
        <w:t xml:space="preserve"> </w:t>
      </w:r>
      <w:r w:rsidRPr="00080A2A">
        <w:rPr>
          <w:b/>
          <w:spacing w:val="-2"/>
          <w:sz w:val="24"/>
          <w:szCs w:val="24"/>
        </w:rPr>
        <w:t>OF</w:t>
      </w:r>
      <w:r w:rsidRPr="00080A2A">
        <w:rPr>
          <w:b/>
          <w:spacing w:val="-9"/>
          <w:sz w:val="24"/>
          <w:szCs w:val="24"/>
        </w:rPr>
        <w:t xml:space="preserve"> </w:t>
      </w:r>
      <w:r w:rsidRPr="00080A2A">
        <w:rPr>
          <w:b/>
          <w:spacing w:val="-2"/>
          <w:sz w:val="24"/>
          <w:szCs w:val="24"/>
        </w:rPr>
        <w:t>ENGINEERING</w:t>
      </w:r>
      <w:r w:rsidRPr="00080A2A">
        <w:rPr>
          <w:b/>
          <w:spacing w:val="-12"/>
          <w:sz w:val="24"/>
          <w:szCs w:val="24"/>
        </w:rPr>
        <w:t xml:space="preserve"> </w:t>
      </w:r>
      <w:r w:rsidRPr="00080A2A">
        <w:rPr>
          <w:b/>
          <w:spacing w:val="-2"/>
          <w:sz w:val="24"/>
          <w:szCs w:val="24"/>
        </w:rPr>
        <w:t>AND</w:t>
      </w:r>
      <w:r w:rsidRPr="00080A2A">
        <w:rPr>
          <w:b/>
          <w:spacing w:val="-1"/>
          <w:sz w:val="24"/>
          <w:szCs w:val="24"/>
        </w:rPr>
        <w:t xml:space="preserve"> </w:t>
      </w:r>
      <w:r w:rsidRPr="00080A2A">
        <w:rPr>
          <w:b/>
          <w:spacing w:val="-2"/>
          <w:sz w:val="24"/>
          <w:szCs w:val="24"/>
        </w:rPr>
        <w:t>TECHNOLOGY</w:t>
      </w:r>
      <w:r w:rsidRPr="00080A2A">
        <w:rPr>
          <w:b/>
          <w:spacing w:val="-25"/>
          <w:sz w:val="24"/>
          <w:szCs w:val="24"/>
        </w:rPr>
        <w:t xml:space="preserve"> </w:t>
      </w:r>
      <w:r w:rsidRPr="00080A2A">
        <w:rPr>
          <w:b/>
          <w:spacing w:val="-2"/>
          <w:sz w:val="24"/>
          <w:szCs w:val="24"/>
        </w:rPr>
        <w:t>ADAMAS</w:t>
      </w:r>
      <w:r w:rsidRPr="00080A2A">
        <w:rPr>
          <w:b/>
          <w:spacing w:val="3"/>
          <w:sz w:val="24"/>
          <w:szCs w:val="24"/>
        </w:rPr>
        <w:t xml:space="preserve"> </w:t>
      </w:r>
      <w:r w:rsidRPr="00080A2A">
        <w:rPr>
          <w:b/>
          <w:spacing w:val="-2"/>
          <w:sz w:val="24"/>
          <w:szCs w:val="24"/>
        </w:rPr>
        <w:t>UNIVERSITY</w:t>
      </w:r>
    </w:p>
    <w:p w:rsidR="0087136F" w:rsidRPr="00080A2A" w:rsidRDefault="0087136F">
      <w:pPr>
        <w:jc w:val="center"/>
        <w:rPr>
          <w:b/>
          <w:sz w:val="24"/>
          <w:szCs w:val="24"/>
        </w:rPr>
        <w:sectPr w:rsidR="0087136F" w:rsidRPr="00080A2A">
          <w:headerReference w:type="default" r:id="rId9"/>
          <w:type w:val="continuous"/>
          <w:pgSz w:w="11910" w:h="16840"/>
          <w:pgMar w:top="1880" w:right="850" w:bottom="280" w:left="708" w:header="1452" w:footer="0" w:gutter="0"/>
          <w:pgNumType w:start="1"/>
          <w:cols w:space="720"/>
        </w:sectPr>
      </w:pPr>
    </w:p>
    <w:p w:rsidR="0087136F" w:rsidRPr="00080A2A" w:rsidRDefault="00714735" w:rsidP="00793EBD">
      <w:pPr>
        <w:rPr>
          <w:sz w:val="24"/>
          <w:szCs w:val="24"/>
        </w:rPr>
      </w:pPr>
      <w:r>
        <w:rPr>
          <w:sz w:val="24"/>
          <w:szCs w:val="24"/>
        </w:rPr>
        <w:lastRenderedPageBreak/>
        <w:t xml:space="preserve">             </w:t>
      </w:r>
      <w:r w:rsidR="00EE24B9" w:rsidRPr="00080A2A">
        <w:rPr>
          <w:sz w:val="24"/>
          <w:szCs w:val="24"/>
        </w:rPr>
        <w:t>DECLARATION</w:t>
      </w:r>
      <w:r w:rsidR="00EE24B9" w:rsidRPr="00080A2A">
        <w:rPr>
          <w:spacing w:val="-11"/>
          <w:sz w:val="24"/>
          <w:szCs w:val="24"/>
        </w:rPr>
        <w:t xml:space="preserve"> </w:t>
      </w:r>
      <w:r w:rsidR="00EE24B9" w:rsidRPr="00080A2A">
        <w:rPr>
          <w:sz w:val="24"/>
          <w:szCs w:val="24"/>
        </w:rPr>
        <w:t>BY</w:t>
      </w:r>
      <w:r w:rsidR="00EE24B9" w:rsidRPr="00080A2A">
        <w:rPr>
          <w:spacing w:val="-20"/>
          <w:sz w:val="24"/>
          <w:szCs w:val="24"/>
        </w:rPr>
        <w:t xml:space="preserve"> </w:t>
      </w:r>
      <w:r w:rsidR="00EE24B9" w:rsidRPr="00080A2A">
        <w:rPr>
          <w:sz w:val="24"/>
          <w:szCs w:val="24"/>
        </w:rPr>
        <w:t>THE</w:t>
      </w:r>
      <w:r w:rsidR="00EE24B9" w:rsidRPr="00080A2A">
        <w:rPr>
          <w:spacing w:val="-9"/>
          <w:sz w:val="24"/>
          <w:szCs w:val="24"/>
        </w:rPr>
        <w:t xml:space="preserve"> </w:t>
      </w:r>
      <w:r w:rsidR="00EE24B9" w:rsidRPr="00080A2A">
        <w:rPr>
          <w:spacing w:val="-2"/>
          <w:sz w:val="24"/>
          <w:szCs w:val="24"/>
        </w:rPr>
        <w:t>STUDENTS</w:t>
      </w:r>
      <w:r>
        <w:rPr>
          <w:spacing w:val="-2"/>
          <w:sz w:val="24"/>
          <w:szCs w:val="24"/>
        </w:rPr>
        <w:t>:</w:t>
      </w:r>
    </w:p>
    <w:p w:rsidR="0087136F" w:rsidRPr="00080A2A" w:rsidRDefault="0087136F">
      <w:pPr>
        <w:pStyle w:val="BodyText"/>
        <w:spacing w:before="0"/>
        <w:rPr>
          <w:b/>
          <w:i/>
          <w:sz w:val="24"/>
          <w:szCs w:val="24"/>
        </w:rPr>
      </w:pPr>
    </w:p>
    <w:p w:rsidR="0087136F" w:rsidRPr="00080A2A" w:rsidRDefault="0087136F">
      <w:pPr>
        <w:pStyle w:val="BodyText"/>
        <w:spacing w:before="167"/>
        <w:rPr>
          <w:b/>
          <w:i/>
          <w:sz w:val="24"/>
          <w:szCs w:val="24"/>
        </w:rPr>
      </w:pPr>
    </w:p>
    <w:p w:rsidR="0087136F" w:rsidRPr="00080A2A" w:rsidRDefault="00EE24B9">
      <w:pPr>
        <w:pStyle w:val="BodyText"/>
        <w:spacing w:before="0" w:line="278" w:lineRule="auto"/>
        <w:ind w:left="732" w:right="585"/>
        <w:jc w:val="both"/>
        <w:rPr>
          <w:sz w:val="24"/>
          <w:szCs w:val="24"/>
        </w:rPr>
      </w:pPr>
      <w:r w:rsidRPr="00080A2A">
        <w:rPr>
          <w:sz w:val="24"/>
          <w:szCs w:val="24"/>
        </w:rPr>
        <w:t>This is to certify that this project being submitted by us on the topic entitled “</w:t>
      </w:r>
      <w:r w:rsidR="001A0E6B">
        <w:rPr>
          <w:sz w:val="24"/>
          <w:szCs w:val="24"/>
        </w:rPr>
        <w:t xml:space="preserve">2D </w:t>
      </w:r>
      <w:r w:rsidR="00C15AB1" w:rsidRPr="00080A2A">
        <w:rPr>
          <w:sz w:val="24"/>
          <w:szCs w:val="24"/>
        </w:rPr>
        <w:t xml:space="preserve">Building Plan To </w:t>
      </w:r>
      <w:r w:rsidR="001A0E6B">
        <w:rPr>
          <w:sz w:val="24"/>
          <w:szCs w:val="24"/>
        </w:rPr>
        <w:t xml:space="preserve">3D </w:t>
      </w:r>
      <w:r w:rsidR="00C15AB1" w:rsidRPr="00080A2A">
        <w:rPr>
          <w:sz w:val="24"/>
          <w:szCs w:val="24"/>
        </w:rPr>
        <w:t>Interior Design</w:t>
      </w:r>
      <w:r w:rsidRPr="00080A2A">
        <w:rPr>
          <w:sz w:val="24"/>
          <w:szCs w:val="24"/>
        </w:rPr>
        <w:t>”</w:t>
      </w:r>
      <w:r w:rsidRPr="00080A2A">
        <w:rPr>
          <w:spacing w:val="-5"/>
          <w:sz w:val="24"/>
          <w:szCs w:val="24"/>
        </w:rPr>
        <w:t xml:space="preserve"> </w:t>
      </w:r>
      <w:r w:rsidRPr="00080A2A">
        <w:rPr>
          <w:sz w:val="24"/>
          <w:szCs w:val="24"/>
        </w:rPr>
        <w:t>has</w:t>
      </w:r>
      <w:r w:rsidRPr="00080A2A">
        <w:rPr>
          <w:spacing w:val="-7"/>
          <w:sz w:val="24"/>
          <w:szCs w:val="24"/>
        </w:rPr>
        <w:t xml:space="preserve"> </w:t>
      </w:r>
      <w:r w:rsidRPr="00080A2A">
        <w:rPr>
          <w:sz w:val="24"/>
          <w:szCs w:val="24"/>
        </w:rPr>
        <w:t>been</w:t>
      </w:r>
      <w:r w:rsidRPr="00080A2A">
        <w:rPr>
          <w:spacing w:val="-7"/>
          <w:sz w:val="24"/>
          <w:szCs w:val="24"/>
        </w:rPr>
        <w:t xml:space="preserve"> </w:t>
      </w:r>
      <w:r w:rsidRPr="00080A2A">
        <w:rPr>
          <w:sz w:val="24"/>
          <w:szCs w:val="24"/>
        </w:rPr>
        <w:t>completed</w:t>
      </w:r>
      <w:r w:rsidRPr="00080A2A">
        <w:rPr>
          <w:spacing w:val="-7"/>
          <w:sz w:val="24"/>
          <w:szCs w:val="24"/>
        </w:rPr>
        <w:t xml:space="preserve"> </w:t>
      </w:r>
      <w:r w:rsidRPr="00080A2A">
        <w:rPr>
          <w:sz w:val="24"/>
          <w:szCs w:val="24"/>
        </w:rPr>
        <w:t>under</w:t>
      </w:r>
      <w:r w:rsidRPr="00080A2A">
        <w:rPr>
          <w:spacing w:val="-8"/>
          <w:sz w:val="24"/>
          <w:szCs w:val="24"/>
        </w:rPr>
        <w:t xml:space="preserve"> </w:t>
      </w:r>
      <w:r w:rsidRPr="00080A2A">
        <w:rPr>
          <w:sz w:val="24"/>
          <w:szCs w:val="24"/>
        </w:rPr>
        <w:t>the</w:t>
      </w:r>
      <w:r w:rsidRPr="00080A2A">
        <w:rPr>
          <w:spacing w:val="-8"/>
          <w:sz w:val="24"/>
          <w:szCs w:val="24"/>
        </w:rPr>
        <w:t xml:space="preserve"> </w:t>
      </w:r>
      <w:r w:rsidRPr="00080A2A">
        <w:rPr>
          <w:sz w:val="24"/>
          <w:szCs w:val="24"/>
        </w:rPr>
        <w:t>guidance</w:t>
      </w:r>
      <w:r w:rsidRPr="00080A2A">
        <w:rPr>
          <w:spacing w:val="-10"/>
          <w:sz w:val="24"/>
          <w:szCs w:val="24"/>
        </w:rPr>
        <w:t xml:space="preserve"> </w:t>
      </w:r>
      <w:r w:rsidRPr="00080A2A">
        <w:rPr>
          <w:sz w:val="24"/>
          <w:szCs w:val="24"/>
        </w:rPr>
        <w:t>of Ayushman Bilas Thakur sir.</w:t>
      </w:r>
    </w:p>
    <w:p w:rsidR="0087136F" w:rsidRPr="00080A2A" w:rsidRDefault="0087136F">
      <w:pPr>
        <w:pStyle w:val="BodyText"/>
        <w:spacing w:before="0"/>
        <w:rPr>
          <w:sz w:val="24"/>
          <w:szCs w:val="24"/>
        </w:rPr>
      </w:pPr>
    </w:p>
    <w:p w:rsidR="0087136F" w:rsidRPr="00080A2A" w:rsidRDefault="0087136F">
      <w:pPr>
        <w:pStyle w:val="BodyText"/>
        <w:spacing w:before="48"/>
        <w:rPr>
          <w:sz w:val="24"/>
          <w:szCs w:val="24"/>
        </w:rPr>
      </w:pPr>
    </w:p>
    <w:p w:rsidR="00C15AB1" w:rsidRPr="00080A2A" w:rsidRDefault="00EE24B9" w:rsidP="004E7FF1">
      <w:pPr>
        <w:pStyle w:val="BodyText"/>
        <w:spacing w:before="0"/>
        <w:ind w:left="732"/>
        <w:rPr>
          <w:spacing w:val="-2"/>
          <w:sz w:val="24"/>
          <w:szCs w:val="24"/>
        </w:rPr>
      </w:pPr>
      <w:r w:rsidRPr="00080A2A">
        <w:rPr>
          <w:spacing w:val="-2"/>
          <w:sz w:val="24"/>
          <w:szCs w:val="24"/>
        </w:rPr>
        <w:t>Team</w:t>
      </w:r>
      <w:r w:rsidRPr="00080A2A">
        <w:rPr>
          <w:spacing w:val="-13"/>
          <w:sz w:val="24"/>
          <w:szCs w:val="24"/>
        </w:rPr>
        <w:t xml:space="preserve"> </w:t>
      </w:r>
      <w:r w:rsidRPr="00080A2A">
        <w:rPr>
          <w:spacing w:val="-2"/>
          <w:sz w:val="24"/>
          <w:szCs w:val="24"/>
        </w:rPr>
        <w:t>Members:</w:t>
      </w:r>
      <w:r w:rsidR="00C15AB1" w:rsidRPr="00080A2A">
        <w:rPr>
          <w:spacing w:val="-2"/>
          <w:sz w:val="24"/>
          <w:szCs w:val="24"/>
        </w:rPr>
        <w:t xml:space="preserve">     </w:t>
      </w:r>
    </w:p>
    <w:p w:rsidR="004E7FF1" w:rsidRPr="00080A2A" w:rsidRDefault="004E7FF1" w:rsidP="004E7FF1">
      <w:pPr>
        <w:pStyle w:val="BodyText"/>
        <w:spacing w:before="0"/>
        <w:ind w:left="732"/>
        <w:rPr>
          <w:spacing w:val="-2"/>
          <w:sz w:val="24"/>
          <w:szCs w:val="24"/>
        </w:rPr>
      </w:pPr>
    </w:p>
    <w:p w:rsidR="00C15AB1" w:rsidRPr="00080A2A" w:rsidRDefault="00C15AB1" w:rsidP="00C15AB1">
      <w:pPr>
        <w:pStyle w:val="BodyText"/>
        <w:spacing w:before="0"/>
        <w:ind w:left="732"/>
        <w:rPr>
          <w:spacing w:val="-2"/>
          <w:sz w:val="24"/>
          <w:szCs w:val="24"/>
        </w:rPr>
      </w:pPr>
      <w:r w:rsidRPr="00080A2A">
        <w:rPr>
          <w:spacing w:val="-2"/>
          <w:sz w:val="24"/>
          <w:szCs w:val="24"/>
        </w:rPr>
        <w:t>Subham Karmakar-UG/SOET/30/24/042</w:t>
      </w:r>
    </w:p>
    <w:p w:rsidR="004E7FF1" w:rsidRPr="00080A2A" w:rsidRDefault="004E7FF1" w:rsidP="00C15AB1">
      <w:pPr>
        <w:pStyle w:val="BodyText"/>
        <w:spacing w:before="0"/>
        <w:ind w:left="732"/>
        <w:rPr>
          <w:spacing w:val="-2"/>
          <w:sz w:val="24"/>
          <w:szCs w:val="24"/>
        </w:rPr>
      </w:pPr>
    </w:p>
    <w:p w:rsidR="00C15AB1" w:rsidRPr="00080A2A" w:rsidRDefault="00C15AB1" w:rsidP="00C15AB1">
      <w:pPr>
        <w:pStyle w:val="BodyText"/>
        <w:spacing w:before="0"/>
        <w:ind w:left="732"/>
        <w:rPr>
          <w:spacing w:val="-2"/>
          <w:sz w:val="24"/>
          <w:szCs w:val="24"/>
        </w:rPr>
      </w:pPr>
      <w:r w:rsidRPr="00080A2A">
        <w:rPr>
          <w:spacing w:val="-2"/>
          <w:sz w:val="24"/>
          <w:szCs w:val="24"/>
        </w:rPr>
        <w:t>Sumit Patra-</w:t>
      </w:r>
      <w:r w:rsidR="004E7FF1" w:rsidRPr="00080A2A">
        <w:rPr>
          <w:spacing w:val="-2"/>
          <w:sz w:val="24"/>
          <w:szCs w:val="24"/>
        </w:rPr>
        <w:t xml:space="preserve"> UG/SOET/30/24/061</w:t>
      </w:r>
    </w:p>
    <w:p w:rsidR="004E7FF1" w:rsidRPr="00080A2A" w:rsidRDefault="004E7FF1" w:rsidP="00C15AB1">
      <w:pPr>
        <w:pStyle w:val="BodyText"/>
        <w:spacing w:before="0"/>
        <w:ind w:left="732"/>
        <w:rPr>
          <w:spacing w:val="-2"/>
          <w:sz w:val="24"/>
          <w:szCs w:val="24"/>
        </w:rPr>
      </w:pPr>
    </w:p>
    <w:p w:rsidR="00C15AB1" w:rsidRPr="00080A2A" w:rsidRDefault="004E7FF1" w:rsidP="00C15AB1">
      <w:pPr>
        <w:pStyle w:val="BodyText"/>
        <w:spacing w:before="0"/>
        <w:ind w:left="732"/>
        <w:rPr>
          <w:spacing w:val="-2"/>
          <w:sz w:val="24"/>
          <w:szCs w:val="24"/>
        </w:rPr>
      </w:pPr>
      <w:r w:rsidRPr="00080A2A">
        <w:rPr>
          <w:spacing w:val="-2"/>
          <w:sz w:val="24"/>
          <w:szCs w:val="24"/>
        </w:rPr>
        <w:t>Abantika Sen- UG/SOET/30/24/047</w:t>
      </w:r>
    </w:p>
    <w:p w:rsidR="004E7FF1" w:rsidRPr="00080A2A" w:rsidRDefault="004E7FF1" w:rsidP="00C15AB1">
      <w:pPr>
        <w:pStyle w:val="BodyText"/>
        <w:spacing w:before="0"/>
        <w:ind w:left="732"/>
        <w:rPr>
          <w:spacing w:val="-2"/>
          <w:sz w:val="24"/>
          <w:szCs w:val="24"/>
        </w:rPr>
      </w:pPr>
    </w:p>
    <w:p w:rsidR="004E7FF1" w:rsidRPr="00080A2A" w:rsidRDefault="004E7FF1" w:rsidP="00C15AB1">
      <w:pPr>
        <w:pStyle w:val="BodyText"/>
        <w:spacing w:before="0"/>
        <w:ind w:left="732"/>
        <w:rPr>
          <w:spacing w:val="-2"/>
          <w:sz w:val="24"/>
          <w:szCs w:val="24"/>
        </w:rPr>
      </w:pPr>
      <w:r w:rsidRPr="00080A2A">
        <w:rPr>
          <w:spacing w:val="-2"/>
          <w:sz w:val="24"/>
          <w:szCs w:val="24"/>
        </w:rPr>
        <w:t>Archie Gupta- UG/SOET/30/24/060</w:t>
      </w:r>
    </w:p>
    <w:p w:rsidR="004E7FF1" w:rsidRPr="00080A2A" w:rsidRDefault="004E7FF1" w:rsidP="00C15AB1">
      <w:pPr>
        <w:pStyle w:val="BodyText"/>
        <w:spacing w:before="0"/>
        <w:ind w:left="732"/>
        <w:rPr>
          <w:spacing w:val="-2"/>
          <w:sz w:val="24"/>
          <w:szCs w:val="24"/>
        </w:rPr>
      </w:pPr>
    </w:p>
    <w:p w:rsidR="004E7FF1" w:rsidRPr="00080A2A" w:rsidRDefault="004E7FF1" w:rsidP="004E7FF1">
      <w:pPr>
        <w:pStyle w:val="BodyText"/>
        <w:spacing w:before="0"/>
        <w:rPr>
          <w:spacing w:val="-2"/>
          <w:sz w:val="24"/>
          <w:szCs w:val="24"/>
        </w:rPr>
      </w:pPr>
      <w:r w:rsidRPr="00080A2A">
        <w:rPr>
          <w:spacing w:val="-2"/>
          <w:sz w:val="24"/>
          <w:szCs w:val="24"/>
        </w:rPr>
        <w:t xml:space="preserve">           Mainak Saha- UG/SOET/30/24/053</w:t>
      </w:r>
    </w:p>
    <w:p w:rsidR="004E7FF1" w:rsidRPr="00080A2A" w:rsidRDefault="004E7FF1" w:rsidP="004E7FF1">
      <w:pPr>
        <w:pStyle w:val="BodyText"/>
        <w:spacing w:before="0"/>
        <w:rPr>
          <w:spacing w:val="-2"/>
          <w:sz w:val="24"/>
          <w:szCs w:val="24"/>
        </w:rPr>
      </w:pPr>
    </w:p>
    <w:p w:rsidR="004E7FF1" w:rsidRPr="00080A2A" w:rsidRDefault="004E7FF1" w:rsidP="004E7FF1">
      <w:pPr>
        <w:pStyle w:val="BodyText"/>
        <w:spacing w:before="0"/>
        <w:rPr>
          <w:spacing w:val="-2"/>
          <w:sz w:val="24"/>
          <w:szCs w:val="24"/>
        </w:rPr>
      </w:pPr>
      <w:r w:rsidRPr="00080A2A">
        <w:rPr>
          <w:spacing w:val="-2"/>
          <w:sz w:val="24"/>
          <w:szCs w:val="24"/>
        </w:rPr>
        <w:t xml:space="preserve">           Niladri Mandal- UG/SOET/30/24/059</w:t>
      </w:r>
    </w:p>
    <w:p w:rsidR="004E7FF1" w:rsidRPr="00080A2A" w:rsidRDefault="004E7FF1" w:rsidP="004E7FF1">
      <w:pPr>
        <w:pStyle w:val="BodyText"/>
        <w:spacing w:before="0"/>
        <w:rPr>
          <w:spacing w:val="-2"/>
          <w:sz w:val="24"/>
          <w:szCs w:val="24"/>
        </w:rPr>
      </w:pPr>
    </w:p>
    <w:p w:rsidR="004E7FF1" w:rsidRPr="00080A2A" w:rsidRDefault="004E7FF1" w:rsidP="004E7FF1">
      <w:pPr>
        <w:pStyle w:val="BodyText"/>
        <w:spacing w:before="0"/>
        <w:rPr>
          <w:spacing w:val="-2"/>
          <w:sz w:val="24"/>
          <w:szCs w:val="24"/>
        </w:rPr>
      </w:pPr>
      <w:r w:rsidRPr="00080A2A">
        <w:rPr>
          <w:spacing w:val="-2"/>
          <w:sz w:val="24"/>
          <w:szCs w:val="24"/>
        </w:rPr>
        <w:t xml:space="preserve">           Deblina Dey- UG/SOET/30/24/006</w:t>
      </w:r>
    </w:p>
    <w:p w:rsidR="004E7FF1" w:rsidRPr="00080A2A" w:rsidRDefault="004E7FF1" w:rsidP="004E7FF1">
      <w:pPr>
        <w:pStyle w:val="BodyText"/>
        <w:spacing w:before="0"/>
        <w:rPr>
          <w:spacing w:val="-2"/>
          <w:sz w:val="24"/>
          <w:szCs w:val="24"/>
        </w:rPr>
      </w:pPr>
    </w:p>
    <w:p w:rsidR="004E7FF1" w:rsidRPr="00080A2A" w:rsidRDefault="004E7FF1" w:rsidP="004E7FF1">
      <w:pPr>
        <w:pStyle w:val="BodyText"/>
        <w:spacing w:before="0"/>
        <w:rPr>
          <w:spacing w:val="-2"/>
          <w:sz w:val="24"/>
          <w:szCs w:val="24"/>
        </w:rPr>
      </w:pPr>
      <w:r w:rsidRPr="00080A2A">
        <w:rPr>
          <w:spacing w:val="-2"/>
          <w:sz w:val="24"/>
          <w:szCs w:val="24"/>
        </w:rPr>
        <w:t xml:space="preserve">           Subhadip Ghosh- UG/SOET/30/24/076</w:t>
      </w:r>
    </w:p>
    <w:p w:rsidR="004E7FF1" w:rsidRPr="00080A2A" w:rsidRDefault="004E7FF1" w:rsidP="004E7FF1">
      <w:pPr>
        <w:pStyle w:val="BodyText"/>
        <w:spacing w:before="0"/>
        <w:rPr>
          <w:spacing w:val="-2"/>
          <w:sz w:val="24"/>
          <w:szCs w:val="24"/>
        </w:rPr>
      </w:pPr>
    </w:p>
    <w:p w:rsidR="00597F0E" w:rsidRPr="00080A2A" w:rsidRDefault="004E7FF1" w:rsidP="004E7FF1">
      <w:pPr>
        <w:pStyle w:val="BodyText"/>
        <w:spacing w:before="0"/>
        <w:rPr>
          <w:spacing w:val="-2"/>
          <w:sz w:val="24"/>
          <w:szCs w:val="24"/>
        </w:rPr>
      </w:pPr>
      <w:r w:rsidRPr="00080A2A">
        <w:rPr>
          <w:spacing w:val="-2"/>
          <w:sz w:val="24"/>
          <w:szCs w:val="24"/>
        </w:rPr>
        <w:t xml:space="preserve">           </w:t>
      </w:r>
      <w:proofErr w:type="spellStart"/>
      <w:r w:rsidRPr="00080A2A">
        <w:rPr>
          <w:spacing w:val="-2"/>
          <w:sz w:val="24"/>
          <w:szCs w:val="24"/>
        </w:rPr>
        <w:t>Purbasha</w:t>
      </w:r>
      <w:proofErr w:type="spellEnd"/>
      <w:r w:rsidRPr="00080A2A">
        <w:rPr>
          <w:spacing w:val="-2"/>
          <w:sz w:val="24"/>
          <w:szCs w:val="24"/>
        </w:rPr>
        <w:t xml:space="preserve"> Ram- UG/SOET/30/24/040</w:t>
      </w:r>
    </w:p>
    <w:p w:rsidR="00597F0E" w:rsidRPr="00080A2A" w:rsidRDefault="00597F0E" w:rsidP="004E7FF1">
      <w:pPr>
        <w:pStyle w:val="BodyText"/>
        <w:spacing w:before="0"/>
        <w:rPr>
          <w:spacing w:val="-2"/>
          <w:sz w:val="24"/>
          <w:szCs w:val="24"/>
        </w:rPr>
      </w:pPr>
    </w:p>
    <w:p w:rsidR="004E7FF1" w:rsidRPr="00080A2A" w:rsidRDefault="00597F0E" w:rsidP="004E7FF1">
      <w:pPr>
        <w:pStyle w:val="BodyText"/>
        <w:spacing w:before="0"/>
        <w:rPr>
          <w:spacing w:val="-2"/>
          <w:sz w:val="24"/>
          <w:szCs w:val="24"/>
        </w:rPr>
      </w:pPr>
      <w:r w:rsidRPr="00080A2A">
        <w:rPr>
          <w:spacing w:val="-2"/>
          <w:sz w:val="24"/>
          <w:szCs w:val="24"/>
        </w:rPr>
        <w:t xml:space="preserve">          </w:t>
      </w:r>
      <w:r w:rsidR="004E7FF1" w:rsidRPr="00080A2A">
        <w:rPr>
          <w:spacing w:val="-2"/>
          <w:sz w:val="24"/>
          <w:szCs w:val="24"/>
        </w:rPr>
        <w:t xml:space="preserve"> Aditya Adhikary- UG/SOET/30/24/037</w:t>
      </w:r>
    </w:p>
    <w:p w:rsidR="004E7FF1" w:rsidRPr="00080A2A" w:rsidRDefault="00761D1E" w:rsidP="00761D1E">
      <w:pPr>
        <w:rPr>
          <w:sz w:val="24"/>
          <w:szCs w:val="24"/>
        </w:rPr>
      </w:pPr>
      <w:r w:rsidRPr="00080A2A">
        <w:rPr>
          <w:sz w:val="24"/>
          <w:szCs w:val="24"/>
        </w:rPr>
        <w:tab/>
      </w:r>
    </w:p>
    <w:p w:rsidR="004E7FF1" w:rsidRPr="00080A2A" w:rsidRDefault="004E7FF1" w:rsidP="004E7FF1">
      <w:pPr>
        <w:pStyle w:val="BodyText"/>
        <w:spacing w:before="0"/>
        <w:rPr>
          <w:spacing w:val="-2"/>
          <w:sz w:val="24"/>
          <w:szCs w:val="24"/>
        </w:rPr>
      </w:pPr>
      <w:r w:rsidRPr="00080A2A">
        <w:rPr>
          <w:spacing w:val="-2"/>
          <w:sz w:val="24"/>
          <w:szCs w:val="24"/>
        </w:rPr>
        <w:t xml:space="preserve">           Subhajit Mondal-</w:t>
      </w:r>
      <w:r w:rsidR="00761D1E" w:rsidRPr="00080A2A">
        <w:rPr>
          <w:spacing w:val="-2"/>
          <w:sz w:val="24"/>
          <w:szCs w:val="24"/>
        </w:rPr>
        <w:t xml:space="preserve"> UG/SOET/</w:t>
      </w:r>
      <w:r w:rsidR="00597F0E" w:rsidRPr="00080A2A">
        <w:rPr>
          <w:spacing w:val="-2"/>
          <w:sz w:val="24"/>
          <w:szCs w:val="24"/>
        </w:rPr>
        <w:t>26/24/006</w:t>
      </w:r>
    </w:p>
    <w:p w:rsidR="00761D1E" w:rsidRPr="00080A2A" w:rsidRDefault="00761D1E" w:rsidP="004E7FF1">
      <w:pPr>
        <w:pStyle w:val="BodyText"/>
        <w:spacing w:before="0"/>
        <w:rPr>
          <w:spacing w:val="-2"/>
          <w:sz w:val="24"/>
          <w:szCs w:val="24"/>
        </w:rPr>
      </w:pPr>
      <w:r w:rsidRPr="00080A2A">
        <w:rPr>
          <w:spacing w:val="-2"/>
          <w:sz w:val="24"/>
          <w:szCs w:val="24"/>
        </w:rPr>
        <w:t xml:space="preserve">         </w:t>
      </w:r>
    </w:p>
    <w:p w:rsidR="00761D1E" w:rsidRPr="00080A2A" w:rsidRDefault="00761D1E" w:rsidP="004E7FF1">
      <w:pPr>
        <w:pStyle w:val="BodyText"/>
        <w:spacing w:before="0"/>
        <w:rPr>
          <w:spacing w:val="-2"/>
          <w:sz w:val="24"/>
          <w:szCs w:val="24"/>
        </w:rPr>
      </w:pPr>
      <w:r w:rsidRPr="00080A2A">
        <w:rPr>
          <w:spacing w:val="-2"/>
          <w:sz w:val="24"/>
          <w:szCs w:val="24"/>
        </w:rPr>
        <w:t xml:space="preserve">          </w:t>
      </w:r>
    </w:p>
    <w:p w:rsidR="004E7FF1" w:rsidRPr="00080A2A" w:rsidRDefault="004E7FF1" w:rsidP="004E7FF1">
      <w:pPr>
        <w:pStyle w:val="BodyText"/>
        <w:spacing w:before="0"/>
        <w:rPr>
          <w:spacing w:val="-2"/>
          <w:sz w:val="24"/>
          <w:szCs w:val="24"/>
        </w:rPr>
        <w:sectPr w:rsidR="004E7FF1" w:rsidRPr="00080A2A">
          <w:pgSz w:w="11910" w:h="16840"/>
          <w:pgMar w:top="1880" w:right="850" w:bottom="280" w:left="708" w:header="1452" w:footer="0" w:gutter="0"/>
          <w:cols w:space="720"/>
        </w:sectPr>
      </w:pPr>
      <w:r w:rsidRPr="00080A2A">
        <w:rPr>
          <w:spacing w:val="-2"/>
          <w:sz w:val="24"/>
          <w:szCs w:val="24"/>
        </w:rPr>
        <w:t xml:space="preserve">       </w:t>
      </w:r>
    </w:p>
    <w:p w:rsidR="0087136F" w:rsidRPr="00080A2A" w:rsidRDefault="00EE24B9">
      <w:pPr>
        <w:spacing w:before="101"/>
        <w:ind w:left="146" w:right="8"/>
        <w:jc w:val="center"/>
        <w:rPr>
          <w:b/>
          <w:sz w:val="24"/>
          <w:szCs w:val="24"/>
        </w:rPr>
      </w:pPr>
      <w:r w:rsidRPr="00080A2A">
        <w:rPr>
          <w:b/>
          <w:spacing w:val="-2"/>
          <w:sz w:val="24"/>
          <w:szCs w:val="24"/>
          <w:u w:val="single"/>
        </w:rPr>
        <w:lastRenderedPageBreak/>
        <w:t>CERTIFICATE</w:t>
      </w:r>
      <w:r w:rsidRPr="00080A2A">
        <w:rPr>
          <w:b/>
          <w:spacing w:val="-11"/>
          <w:sz w:val="24"/>
          <w:szCs w:val="24"/>
          <w:u w:val="single"/>
        </w:rPr>
        <w:t xml:space="preserve"> </w:t>
      </w:r>
      <w:r w:rsidRPr="00080A2A">
        <w:rPr>
          <w:b/>
          <w:spacing w:val="-2"/>
          <w:sz w:val="24"/>
          <w:szCs w:val="24"/>
          <w:u w:val="single"/>
        </w:rPr>
        <w:t>OF</w:t>
      </w:r>
      <w:r w:rsidRPr="00080A2A">
        <w:rPr>
          <w:b/>
          <w:spacing w:val="-20"/>
          <w:sz w:val="24"/>
          <w:szCs w:val="24"/>
          <w:u w:val="single"/>
        </w:rPr>
        <w:t xml:space="preserve"> </w:t>
      </w:r>
      <w:r w:rsidRPr="00080A2A">
        <w:rPr>
          <w:b/>
          <w:spacing w:val="-2"/>
          <w:sz w:val="24"/>
          <w:szCs w:val="24"/>
          <w:u w:val="single"/>
        </w:rPr>
        <w:t>THE</w:t>
      </w:r>
      <w:r w:rsidRPr="00080A2A">
        <w:rPr>
          <w:b/>
          <w:spacing w:val="-8"/>
          <w:sz w:val="24"/>
          <w:szCs w:val="24"/>
          <w:u w:val="single"/>
        </w:rPr>
        <w:t xml:space="preserve"> </w:t>
      </w:r>
      <w:r w:rsidRPr="00080A2A">
        <w:rPr>
          <w:b/>
          <w:spacing w:val="-2"/>
          <w:sz w:val="24"/>
          <w:szCs w:val="24"/>
          <w:u w:val="single"/>
        </w:rPr>
        <w:t>GUIDE</w:t>
      </w:r>
    </w:p>
    <w:p w:rsidR="0087136F" w:rsidRPr="00080A2A" w:rsidRDefault="0087136F">
      <w:pPr>
        <w:pStyle w:val="BodyText"/>
        <w:spacing w:before="0"/>
        <w:rPr>
          <w:b/>
          <w:sz w:val="24"/>
          <w:szCs w:val="24"/>
        </w:rPr>
      </w:pPr>
    </w:p>
    <w:p w:rsidR="00F53B87" w:rsidRPr="00080A2A" w:rsidRDefault="00F53B87" w:rsidP="00F53B87">
      <w:pPr>
        <w:pStyle w:val="BodyText"/>
        <w:spacing w:before="0" w:line="278" w:lineRule="auto"/>
        <w:ind w:left="732" w:right="586"/>
        <w:jc w:val="both"/>
        <w:rPr>
          <w:sz w:val="24"/>
          <w:szCs w:val="24"/>
        </w:rPr>
      </w:pPr>
      <w:r w:rsidRPr="00080A2A">
        <w:rPr>
          <w:sz w:val="24"/>
          <w:szCs w:val="24"/>
        </w:rPr>
        <w:t>This is to certify that the project entitled “2D Building Plan To 3D Interior Design Plan”</w:t>
      </w:r>
      <w:r w:rsidRPr="00080A2A">
        <w:rPr>
          <w:spacing w:val="-5"/>
          <w:sz w:val="24"/>
          <w:szCs w:val="24"/>
        </w:rPr>
        <w:t xml:space="preserve"> is work the undertaken by Ayushman Bilas Thakur under </w:t>
      </w:r>
      <w:proofErr w:type="gramStart"/>
      <w:r w:rsidRPr="00080A2A">
        <w:rPr>
          <w:spacing w:val="-5"/>
          <w:sz w:val="24"/>
          <w:szCs w:val="24"/>
        </w:rPr>
        <w:t>our</w:t>
      </w:r>
      <w:r w:rsidRPr="00080A2A">
        <w:rPr>
          <w:spacing w:val="-7"/>
          <w:sz w:val="24"/>
          <w:szCs w:val="24"/>
        </w:rPr>
        <w:t xml:space="preserve"> </w:t>
      </w:r>
      <w:r w:rsidRPr="00080A2A">
        <w:rPr>
          <w:spacing w:val="-8"/>
          <w:sz w:val="24"/>
          <w:szCs w:val="24"/>
        </w:rPr>
        <w:t xml:space="preserve"> supervision</w:t>
      </w:r>
      <w:proofErr w:type="gramEnd"/>
      <w:r w:rsidRPr="00080A2A">
        <w:rPr>
          <w:spacing w:val="-8"/>
          <w:sz w:val="24"/>
          <w:szCs w:val="24"/>
        </w:rPr>
        <w:t xml:space="preserve"> and guidance </w:t>
      </w:r>
      <w:r w:rsidRPr="00080A2A">
        <w:rPr>
          <w:sz w:val="24"/>
          <w:szCs w:val="24"/>
        </w:rPr>
        <w:t>as</w:t>
      </w:r>
      <w:r w:rsidRPr="00080A2A">
        <w:rPr>
          <w:spacing w:val="-7"/>
          <w:sz w:val="24"/>
          <w:szCs w:val="24"/>
        </w:rPr>
        <w:t xml:space="preserve"> </w:t>
      </w:r>
      <w:r w:rsidRPr="00080A2A">
        <w:rPr>
          <w:sz w:val="24"/>
          <w:szCs w:val="24"/>
        </w:rPr>
        <w:t>part</w:t>
      </w:r>
      <w:r w:rsidRPr="00080A2A">
        <w:rPr>
          <w:spacing w:val="-6"/>
          <w:sz w:val="24"/>
          <w:szCs w:val="24"/>
        </w:rPr>
        <w:t xml:space="preserve"> </w:t>
      </w:r>
      <w:r w:rsidRPr="00080A2A">
        <w:rPr>
          <w:sz w:val="24"/>
          <w:szCs w:val="24"/>
        </w:rPr>
        <w:t>of</w:t>
      </w:r>
      <w:r w:rsidRPr="00080A2A">
        <w:rPr>
          <w:spacing w:val="-9"/>
          <w:sz w:val="24"/>
          <w:szCs w:val="24"/>
        </w:rPr>
        <w:t xml:space="preserve"> </w:t>
      </w:r>
      <w:r w:rsidRPr="00080A2A">
        <w:rPr>
          <w:sz w:val="24"/>
          <w:szCs w:val="24"/>
        </w:rPr>
        <w:t>his/her</w:t>
      </w:r>
      <w:r w:rsidRPr="00080A2A">
        <w:rPr>
          <w:spacing w:val="-7"/>
          <w:sz w:val="24"/>
          <w:szCs w:val="24"/>
        </w:rPr>
        <w:t xml:space="preserve"> </w:t>
      </w:r>
      <w:r w:rsidRPr="00080A2A">
        <w:rPr>
          <w:sz w:val="24"/>
          <w:szCs w:val="24"/>
        </w:rPr>
        <w:t>Bachelor</w:t>
      </w:r>
      <w:r w:rsidRPr="00080A2A">
        <w:rPr>
          <w:spacing w:val="-7"/>
          <w:sz w:val="24"/>
          <w:szCs w:val="24"/>
        </w:rPr>
        <w:t xml:space="preserve"> </w:t>
      </w:r>
      <w:r w:rsidRPr="00080A2A">
        <w:rPr>
          <w:sz w:val="24"/>
          <w:szCs w:val="24"/>
        </w:rPr>
        <w:t>of</w:t>
      </w:r>
      <w:r w:rsidRPr="00080A2A">
        <w:rPr>
          <w:spacing w:val="-11"/>
          <w:sz w:val="24"/>
          <w:szCs w:val="24"/>
        </w:rPr>
        <w:t xml:space="preserve"> </w:t>
      </w:r>
      <w:r w:rsidRPr="00080A2A">
        <w:rPr>
          <w:sz w:val="24"/>
          <w:szCs w:val="24"/>
        </w:rPr>
        <w:t>Technology</w:t>
      </w:r>
      <w:r w:rsidRPr="00080A2A">
        <w:rPr>
          <w:spacing w:val="-6"/>
          <w:sz w:val="24"/>
          <w:szCs w:val="24"/>
        </w:rPr>
        <w:t xml:space="preserve"> </w:t>
      </w:r>
      <w:r w:rsidRPr="00080A2A">
        <w:rPr>
          <w:sz w:val="24"/>
          <w:szCs w:val="24"/>
        </w:rPr>
        <w:t>in</w:t>
      </w:r>
      <w:r w:rsidRPr="00080A2A">
        <w:rPr>
          <w:spacing w:val="-6"/>
          <w:sz w:val="24"/>
          <w:szCs w:val="24"/>
        </w:rPr>
        <w:t xml:space="preserve"> </w:t>
      </w:r>
      <w:r w:rsidRPr="00080A2A">
        <w:rPr>
          <w:sz w:val="24"/>
          <w:szCs w:val="24"/>
        </w:rPr>
        <w:t>the</w:t>
      </w:r>
      <w:r w:rsidRPr="00080A2A">
        <w:rPr>
          <w:spacing w:val="-7"/>
          <w:sz w:val="24"/>
          <w:szCs w:val="24"/>
        </w:rPr>
        <w:t xml:space="preserve"> </w:t>
      </w:r>
      <w:r w:rsidRPr="00080A2A">
        <w:rPr>
          <w:sz w:val="24"/>
          <w:szCs w:val="24"/>
        </w:rPr>
        <w:t>University.</w:t>
      </w:r>
      <w:r w:rsidRPr="00080A2A">
        <w:rPr>
          <w:spacing w:val="-12"/>
          <w:sz w:val="24"/>
          <w:szCs w:val="24"/>
        </w:rPr>
        <w:t xml:space="preserve"> </w:t>
      </w:r>
      <w:r w:rsidRPr="00080A2A">
        <w:rPr>
          <w:sz w:val="24"/>
          <w:szCs w:val="24"/>
        </w:rPr>
        <w:t>To</w:t>
      </w:r>
      <w:r w:rsidRPr="00080A2A">
        <w:rPr>
          <w:spacing w:val="-6"/>
          <w:sz w:val="24"/>
          <w:szCs w:val="24"/>
        </w:rPr>
        <w:t xml:space="preserve"> </w:t>
      </w:r>
      <w:r w:rsidRPr="00080A2A">
        <w:rPr>
          <w:sz w:val="24"/>
          <w:szCs w:val="24"/>
        </w:rPr>
        <w:t>the</w:t>
      </w:r>
      <w:r w:rsidRPr="00080A2A">
        <w:rPr>
          <w:spacing w:val="-7"/>
          <w:sz w:val="24"/>
          <w:szCs w:val="24"/>
        </w:rPr>
        <w:t xml:space="preserve"> </w:t>
      </w:r>
      <w:r w:rsidRPr="00080A2A">
        <w:rPr>
          <w:sz w:val="24"/>
          <w:szCs w:val="24"/>
        </w:rPr>
        <w:t>best of</w:t>
      </w:r>
      <w:r w:rsidRPr="00080A2A">
        <w:rPr>
          <w:spacing w:val="-1"/>
          <w:sz w:val="24"/>
          <w:szCs w:val="24"/>
        </w:rPr>
        <w:t xml:space="preserve"> </w:t>
      </w:r>
      <w:r w:rsidRPr="00080A2A">
        <w:rPr>
          <w:sz w:val="24"/>
          <w:szCs w:val="24"/>
        </w:rPr>
        <w:t>my</w:t>
      </w:r>
      <w:r w:rsidRPr="00080A2A">
        <w:rPr>
          <w:spacing w:val="-1"/>
          <w:sz w:val="24"/>
          <w:szCs w:val="24"/>
        </w:rPr>
        <w:t xml:space="preserve"> </w:t>
      </w:r>
      <w:r w:rsidRPr="00080A2A">
        <w:rPr>
          <w:sz w:val="24"/>
          <w:szCs w:val="24"/>
        </w:rPr>
        <w:t>knowledge,</w:t>
      </w:r>
      <w:r w:rsidRPr="00080A2A">
        <w:rPr>
          <w:spacing w:val="-3"/>
          <w:sz w:val="24"/>
          <w:szCs w:val="24"/>
        </w:rPr>
        <w:t xml:space="preserve"> </w:t>
      </w:r>
      <w:r w:rsidRPr="00080A2A">
        <w:rPr>
          <w:sz w:val="24"/>
          <w:szCs w:val="24"/>
        </w:rPr>
        <w:t>this is</w:t>
      </w:r>
      <w:r w:rsidRPr="00080A2A">
        <w:rPr>
          <w:spacing w:val="-1"/>
          <w:sz w:val="24"/>
          <w:szCs w:val="24"/>
        </w:rPr>
        <w:t xml:space="preserve"> </w:t>
      </w:r>
      <w:r w:rsidRPr="00080A2A">
        <w:rPr>
          <w:sz w:val="24"/>
          <w:szCs w:val="24"/>
        </w:rPr>
        <w:t>the</w:t>
      </w:r>
      <w:r w:rsidRPr="00080A2A">
        <w:rPr>
          <w:spacing w:val="-1"/>
          <w:sz w:val="24"/>
          <w:szCs w:val="24"/>
        </w:rPr>
        <w:t xml:space="preserve"> </w:t>
      </w:r>
      <w:r w:rsidRPr="00080A2A">
        <w:rPr>
          <w:sz w:val="24"/>
          <w:szCs w:val="24"/>
        </w:rPr>
        <w:t>original work</w:t>
      </w:r>
      <w:r w:rsidRPr="00080A2A">
        <w:rPr>
          <w:spacing w:val="-1"/>
          <w:sz w:val="24"/>
          <w:szCs w:val="24"/>
        </w:rPr>
        <w:t xml:space="preserve"> </w:t>
      </w:r>
      <w:r w:rsidRPr="00080A2A">
        <w:rPr>
          <w:sz w:val="24"/>
          <w:szCs w:val="24"/>
        </w:rPr>
        <w:t>conducted by</w:t>
      </w:r>
      <w:r w:rsidRPr="00080A2A">
        <w:rPr>
          <w:spacing w:val="-1"/>
          <w:sz w:val="24"/>
          <w:szCs w:val="24"/>
        </w:rPr>
        <w:t xml:space="preserve"> </w:t>
      </w:r>
      <w:r w:rsidRPr="00080A2A">
        <w:rPr>
          <w:sz w:val="24"/>
          <w:szCs w:val="24"/>
        </w:rPr>
        <w:t>him/her</w:t>
      </w:r>
      <w:r w:rsidRPr="00080A2A">
        <w:rPr>
          <w:spacing w:val="-3"/>
          <w:sz w:val="24"/>
          <w:szCs w:val="24"/>
        </w:rPr>
        <w:t xml:space="preserve"> </w:t>
      </w:r>
      <w:r w:rsidRPr="00080A2A">
        <w:rPr>
          <w:sz w:val="24"/>
          <w:szCs w:val="24"/>
        </w:rPr>
        <w:t>and the</w:t>
      </w:r>
      <w:r w:rsidRPr="00080A2A">
        <w:rPr>
          <w:spacing w:val="-2"/>
          <w:sz w:val="24"/>
          <w:szCs w:val="24"/>
        </w:rPr>
        <w:t xml:space="preserve"> </w:t>
      </w:r>
      <w:r w:rsidRPr="00080A2A">
        <w:rPr>
          <w:sz w:val="24"/>
          <w:szCs w:val="24"/>
        </w:rPr>
        <w:t xml:space="preserve">project may be sent for evaluation. </w:t>
      </w:r>
    </w:p>
    <w:p w:rsidR="0087136F" w:rsidRPr="00080A2A" w:rsidRDefault="0087136F">
      <w:pPr>
        <w:pStyle w:val="BodyText"/>
        <w:spacing w:before="116"/>
        <w:rPr>
          <w:b/>
          <w:sz w:val="24"/>
          <w:szCs w:val="24"/>
        </w:rPr>
      </w:pPr>
    </w:p>
    <w:p w:rsidR="00597F0E" w:rsidRPr="00080A2A" w:rsidRDefault="00597F0E" w:rsidP="00597F0E">
      <w:pPr>
        <w:pStyle w:val="Title"/>
        <w:ind w:left="0"/>
        <w:rPr>
          <w:sz w:val="24"/>
          <w:szCs w:val="24"/>
          <w:u w:val="none"/>
        </w:rPr>
      </w:pPr>
    </w:p>
    <w:p w:rsidR="0087136F" w:rsidRPr="00080A2A" w:rsidRDefault="0087136F">
      <w:pPr>
        <w:pStyle w:val="BodyText"/>
        <w:spacing w:before="0"/>
        <w:rPr>
          <w:sz w:val="24"/>
          <w:szCs w:val="24"/>
        </w:rPr>
      </w:pPr>
    </w:p>
    <w:p w:rsidR="0087136F" w:rsidRPr="00080A2A" w:rsidRDefault="0087136F">
      <w:pPr>
        <w:pStyle w:val="BodyText"/>
        <w:spacing w:before="0"/>
        <w:rPr>
          <w:sz w:val="24"/>
          <w:szCs w:val="24"/>
        </w:rPr>
      </w:pPr>
    </w:p>
    <w:p w:rsidR="0087136F" w:rsidRPr="00080A2A" w:rsidRDefault="0087136F">
      <w:pPr>
        <w:pStyle w:val="BodyText"/>
        <w:spacing w:before="0"/>
        <w:rPr>
          <w:sz w:val="24"/>
          <w:szCs w:val="24"/>
        </w:rPr>
      </w:pPr>
    </w:p>
    <w:p w:rsidR="0087136F" w:rsidRPr="00080A2A" w:rsidRDefault="0087136F">
      <w:pPr>
        <w:pStyle w:val="BodyText"/>
        <w:spacing w:before="147"/>
        <w:rPr>
          <w:sz w:val="24"/>
          <w:szCs w:val="24"/>
        </w:rPr>
      </w:pPr>
    </w:p>
    <w:p w:rsidR="0087136F" w:rsidRPr="00080A2A" w:rsidRDefault="00EE24B9">
      <w:pPr>
        <w:pStyle w:val="BodyText"/>
        <w:spacing w:before="0" w:line="357" w:lineRule="auto"/>
        <w:ind w:left="6867" w:right="576" w:firstLine="14"/>
        <w:rPr>
          <w:sz w:val="24"/>
          <w:szCs w:val="24"/>
        </w:rPr>
      </w:pPr>
      <w:r w:rsidRPr="00080A2A">
        <w:rPr>
          <w:sz w:val="24"/>
          <w:szCs w:val="24"/>
        </w:rPr>
        <w:t>Supervisor’s Signature (Ayushman</w:t>
      </w:r>
      <w:r w:rsidRPr="00080A2A">
        <w:rPr>
          <w:spacing w:val="-18"/>
          <w:sz w:val="24"/>
          <w:szCs w:val="24"/>
        </w:rPr>
        <w:t xml:space="preserve"> </w:t>
      </w:r>
      <w:r w:rsidRPr="00080A2A">
        <w:rPr>
          <w:sz w:val="24"/>
          <w:szCs w:val="24"/>
        </w:rPr>
        <w:t>Bilas</w:t>
      </w:r>
      <w:r w:rsidRPr="00080A2A">
        <w:rPr>
          <w:spacing w:val="-17"/>
          <w:sz w:val="24"/>
          <w:szCs w:val="24"/>
        </w:rPr>
        <w:t xml:space="preserve"> </w:t>
      </w:r>
      <w:r w:rsidRPr="00080A2A">
        <w:rPr>
          <w:sz w:val="24"/>
          <w:szCs w:val="24"/>
        </w:rPr>
        <w:t>Thakur)</w:t>
      </w:r>
    </w:p>
    <w:p w:rsidR="0087136F" w:rsidRPr="00080A2A" w:rsidRDefault="0087136F">
      <w:pPr>
        <w:pStyle w:val="BodyText"/>
        <w:spacing w:line="357" w:lineRule="auto"/>
        <w:rPr>
          <w:sz w:val="24"/>
          <w:szCs w:val="24"/>
        </w:rPr>
        <w:sectPr w:rsidR="0087136F" w:rsidRPr="00080A2A">
          <w:pgSz w:w="11910" w:h="16840"/>
          <w:pgMar w:top="1880" w:right="850" w:bottom="280" w:left="708" w:header="1452" w:footer="0" w:gutter="0"/>
          <w:cols w:space="720"/>
        </w:sectPr>
      </w:pPr>
    </w:p>
    <w:p w:rsidR="0087136F" w:rsidRPr="00080A2A" w:rsidRDefault="0087136F">
      <w:pPr>
        <w:pStyle w:val="BodyText"/>
        <w:spacing w:before="5"/>
        <w:rPr>
          <w:sz w:val="24"/>
          <w:szCs w:val="24"/>
        </w:rPr>
      </w:pPr>
    </w:p>
    <w:tbl>
      <w:tblPr>
        <w:tblW w:w="9582" w:type="dxa"/>
        <w:tblInd w:w="57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212"/>
        <w:gridCol w:w="5669"/>
        <w:gridCol w:w="1701"/>
      </w:tblGrid>
      <w:tr w:rsidR="00080A2A" w:rsidRPr="00080A2A" w:rsidTr="00923F18">
        <w:trPr>
          <w:trHeight w:val="772"/>
        </w:trPr>
        <w:tc>
          <w:tcPr>
            <w:tcW w:w="2212" w:type="dxa"/>
            <w:shd w:val="clear" w:color="auto" w:fill="F1F1F1"/>
            <w:vAlign w:val="center"/>
          </w:tcPr>
          <w:p w:rsidR="00080A2A" w:rsidRPr="00080A2A" w:rsidRDefault="00080A2A" w:rsidP="00080A2A">
            <w:pPr>
              <w:pStyle w:val="TableParagraph"/>
              <w:jc w:val="center"/>
              <w:rPr>
                <w:b/>
                <w:sz w:val="24"/>
                <w:szCs w:val="24"/>
              </w:rPr>
            </w:pPr>
            <w:r w:rsidRPr="00080A2A">
              <w:rPr>
                <w:b/>
                <w:sz w:val="24"/>
                <w:szCs w:val="24"/>
              </w:rPr>
              <w:t>Section</w:t>
            </w:r>
            <w:r w:rsidRPr="00080A2A">
              <w:rPr>
                <w:b/>
                <w:spacing w:val="-10"/>
                <w:sz w:val="24"/>
                <w:szCs w:val="24"/>
              </w:rPr>
              <w:t xml:space="preserve"> </w:t>
            </w:r>
            <w:r w:rsidRPr="00080A2A">
              <w:rPr>
                <w:b/>
                <w:spacing w:val="-2"/>
                <w:sz w:val="24"/>
                <w:szCs w:val="24"/>
              </w:rPr>
              <w:t>Title</w:t>
            </w:r>
          </w:p>
        </w:tc>
        <w:tc>
          <w:tcPr>
            <w:tcW w:w="5669" w:type="dxa"/>
            <w:shd w:val="clear" w:color="auto" w:fill="F1F1F1"/>
            <w:vAlign w:val="center"/>
          </w:tcPr>
          <w:p w:rsidR="00080A2A" w:rsidRPr="00080A2A" w:rsidRDefault="00080A2A" w:rsidP="00080A2A">
            <w:pPr>
              <w:pStyle w:val="TableParagraph"/>
              <w:jc w:val="center"/>
              <w:rPr>
                <w:b/>
                <w:sz w:val="24"/>
                <w:szCs w:val="24"/>
              </w:rPr>
            </w:pPr>
            <w:r w:rsidRPr="00080A2A">
              <w:rPr>
                <w:b/>
                <w:spacing w:val="-2"/>
                <w:sz w:val="24"/>
                <w:szCs w:val="24"/>
              </w:rPr>
              <w:t>Description</w:t>
            </w:r>
          </w:p>
        </w:tc>
        <w:tc>
          <w:tcPr>
            <w:tcW w:w="1701" w:type="dxa"/>
            <w:vAlign w:val="center"/>
          </w:tcPr>
          <w:p w:rsidR="00080A2A" w:rsidRPr="00080A2A" w:rsidRDefault="00080A2A" w:rsidP="00080A2A">
            <w:pPr>
              <w:pStyle w:val="TableParagraph"/>
              <w:jc w:val="center"/>
              <w:rPr>
                <w:b/>
                <w:spacing w:val="-2"/>
                <w:sz w:val="24"/>
                <w:szCs w:val="24"/>
              </w:rPr>
            </w:pPr>
            <w:r w:rsidRPr="00080A2A">
              <w:rPr>
                <w:b/>
                <w:spacing w:val="-2"/>
                <w:sz w:val="24"/>
                <w:szCs w:val="24"/>
              </w:rPr>
              <w:t>Page No</w:t>
            </w:r>
          </w:p>
        </w:tc>
      </w:tr>
      <w:tr w:rsidR="00080A2A" w:rsidRPr="00080A2A" w:rsidTr="00923F18">
        <w:trPr>
          <w:trHeight w:val="1146"/>
        </w:trPr>
        <w:tc>
          <w:tcPr>
            <w:tcW w:w="2212" w:type="dxa"/>
          </w:tcPr>
          <w:p w:rsidR="00080A2A" w:rsidRPr="00080A2A" w:rsidRDefault="00923F18" w:rsidP="00BE4A42">
            <w:pPr>
              <w:pStyle w:val="TableParagraph"/>
              <w:spacing w:before="307"/>
              <w:rPr>
                <w:spacing w:val="-4"/>
                <w:sz w:val="24"/>
                <w:szCs w:val="24"/>
              </w:rPr>
            </w:pPr>
            <w:r>
              <w:rPr>
                <w:sz w:val="24"/>
                <w:szCs w:val="24"/>
              </w:rPr>
              <w:t xml:space="preserve">     </w:t>
            </w:r>
            <w:r w:rsidR="00080A2A" w:rsidRPr="00080A2A">
              <w:rPr>
                <w:sz w:val="24"/>
                <w:szCs w:val="24"/>
              </w:rPr>
              <w:t>Title</w:t>
            </w:r>
            <w:r w:rsidR="00080A2A" w:rsidRPr="00080A2A">
              <w:rPr>
                <w:spacing w:val="-13"/>
                <w:sz w:val="24"/>
                <w:szCs w:val="24"/>
              </w:rPr>
              <w:t xml:space="preserve"> </w:t>
            </w:r>
            <w:r w:rsidR="00080A2A" w:rsidRPr="00080A2A">
              <w:rPr>
                <w:spacing w:val="-4"/>
                <w:sz w:val="24"/>
                <w:szCs w:val="24"/>
              </w:rPr>
              <w:t>Page</w:t>
            </w:r>
          </w:p>
        </w:tc>
        <w:tc>
          <w:tcPr>
            <w:tcW w:w="5669" w:type="dxa"/>
          </w:tcPr>
          <w:p w:rsidR="00080A2A" w:rsidRPr="00080A2A" w:rsidRDefault="00080A2A">
            <w:pPr>
              <w:pStyle w:val="TableParagraph"/>
              <w:spacing w:before="122" w:line="278" w:lineRule="auto"/>
              <w:ind w:right="127"/>
              <w:rPr>
                <w:sz w:val="24"/>
                <w:szCs w:val="24"/>
              </w:rPr>
            </w:pPr>
            <w:r w:rsidRPr="00080A2A">
              <w:rPr>
                <w:sz w:val="24"/>
                <w:szCs w:val="24"/>
              </w:rPr>
              <w:t>University</w:t>
            </w:r>
            <w:r w:rsidRPr="00080A2A">
              <w:rPr>
                <w:spacing w:val="-8"/>
                <w:sz w:val="24"/>
                <w:szCs w:val="24"/>
              </w:rPr>
              <w:t xml:space="preserve"> </w:t>
            </w:r>
            <w:r w:rsidRPr="00080A2A">
              <w:rPr>
                <w:sz w:val="24"/>
                <w:szCs w:val="24"/>
              </w:rPr>
              <w:t>name,</w:t>
            </w:r>
            <w:r w:rsidRPr="00080A2A">
              <w:rPr>
                <w:spacing w:val="-7"/>
                <w:sz w:val="24"/>
                <w:szCs w:val="24"/>
              </w:rPr>
              <w:t xml:space="preserve"> </w:t>
            </w:r>
            <w:r w:rsidRPr="00080A2A">
              <w:rPr>
                <w:sz w:val="24"/>
                <w:szCs w:val="24"/>
              </w:rPr>
              <w:t>project</w:t>
            </w:r>
            <w:r w:rsidRPr="00080A2A">
              <w:rPr>
                <w:spacing w:val="-5"/>
                <w:sz w:val="24"/>
                <w:szCs w:val="24"/>
              </w:rPr>
              <w:t xml:space="preserve"> </w:t>
            </w:r>
            <w:r w:rsidRPr="00080A2A">
              <w:rPr>
                <w:sz w:val="24"/>
                <w:szCs w:val="24"/>
              </w:rPr>
              <w:t>title,</w:t>
            </w:r>
            <w:r w:rsidRPr="00080A2A">
              <w:rPr>
                <w:spacing w:val="-9"/>
                <w:sz w:val="24"/>
                <w:szCs w:val="24"/>
              </w:rPr>
              <w:t xml:space="preserve"> </w:t>
            </w:r>
            <w:r w:rsidRPr="00080A2A">
              <w:rPr>
                <w:sz w:val="24"/>
                <w:szCs w:val="24"/>
              </w:rPr>
              <w:t>student</w:t>
            </w:r>
            <w:r w:rsidRPr="00080A2A">
              <w:rPr>
                <w:spacing w:val="-5"/>
                <w:sz w:val="24"/>
                <w:szCs w:val="24"/>
              </w:rPr>
              <w:t xml:space="preserve"> </w:t>
            </w:r>
            <w:r w:rsidRPr="00080A2A">
              <w:rPr>
                <w:sz w:val="24"/>
                <w:szCs w:val="24"/>
              </w:rPr>
              <w:t>and</w:t>
            </w:r>
            <w:r w:rsidRPr="00080A2A">
              <w:rPr>
                <w:spacing w:val="-8"/>
                <w:sz w:val="24"/>
                <w:szCs w:val="24"/>
              </w:rPr>
              <w:t xml:space="preserve"> </w:t>
            </w:r>
            <w:r w:rsidRPr="00080A2A">
              <w:rPr>
                <w:sz w:val="24"/>
                <w:szCs w:val="24"/>
              </w:rPr>
              <w:t>mentor names, date</w:t>
            </w:r>
          </w:p>
        </w:tc>
        <w:tc>
          <w:tcPr>
            <w:tcW w:w="1701" w:type="dxa"/>
          </w:tcPr>
          <w:p w:rsidR="00080A2A" w:rsidRPr="00080A2A" w:rsidRDefault="00923F18">
            <w:pPr>
              <w:pStyle w:val="TableParagraph"/>
              <w:spacing w:before="122" w:line="278" w:lineRule="auto"/>
              <w:ind w:right="127"/>
              <w:rPr>
                <w:sz w:val="24"/>
                <w:szCs w:val="24"/>
              </w:rPr>
            </w:pPr>
            <w:r>
              <w:rPr>
                <w:sz w:val="24"/>
                <w:szCs w:val="24"/>
              </w:rPr>
              <w:t xml:space="preserve">       1-2</w:t>
            </w:r>
          </w:p>
        </w:tc>
      </w:tr>
      <w:tr w:rsidR="00080A2A" w:rsidRPr="00080A2A" w:rsidTr="00923F18">
        <w:trPr>
          <w:trHeight w:val="1146"/>
        </w:trPr>
        <w:tc>
          <w:tcPr>
            <w:tcW w:w="2212" w:type="dxa"/>
          </w:tcPr>
          <w:p w:rsidR="00080A2A" w:rsidRPr="00080A2A" w:rsidRDefault="00923F18" w:rsidP="00E75177">
            <w:pPr>
              <w:pStyle w:val="TableParagraph"/>
              <w:spacing w:before="307"/>
              <w:rPr>
                <w:spacing w:val="-2"/>
                <w:sz w:val="24"/>
                <w:szCs w:val="24"/>
              </w:rPr>
            </w:pPr>
            <w:r>
              <w:rPr>
                <w:spacing w:val="-2"/>
                <w:sz w:val="24"/>
                <w:szCs w:val="24"/>
              </w:rPr>
              <w:t xml:space="preserve">    </w:t>
            </w:r>
            <w:r w:rsidR="00080A2A" w:rsidRPr="00080A2A">
              <w:rPr>
                <w:spacing w:val="-2"/>
                <w:sz w:val="24"/>
                <w:szCs w:val="24"/>
              </w:rPr>
              <w:t>Declaration</w:t>
            </w:r>
            <w:r>
              <w:rPr>
                <w:spacing w:val="-2"/>
                <w:sz w:val="24"/>
                <w:szCs w:val="24"/>
              </w:rPr>
              <w:t xml:space="preserve">  </w:t>
            </w:r>
          </w:p>
        </w:tc>
        <w:tc>
          <w:tcPr>
            <w:tcW w:w="5669" w:type="dxa"/>
          </w:tcPr>
          <w:p w:rsidR="00080A2A" w:rsidRPr="00080A2A" w:rsidRDefault="00080A2A">
            <w:pPr>
              <w:pStyle w:val="TableParagraph"/>
              <w:spacing w:line="278" w:lineRule="auto"/>
              <w:rPr>
                <w:sz w:val="24"/>
                <w:szCs w:val="24"/>
              </w:rPr>
            </w:pPr>
            <w:r w:rsidRPr="00080A2A">
              <w:rPr>
                <w:sz w:val="24"/>
                <w:szCs w:val="24"/>
              </w:rPr>
              <w:t>Statement</w:t>
            </w:r>
            <w:r w:rsidRPr="00080A2A">
              <w:rPr>
                <w:spacing w:val="-7"/>
                <w:sz w:val="24"/>
                <w:szCs w:val="24"/>
              </w:rPr>
              <w:t xml:space="preserve"> </w:t>
            </w:r>
            <w:r w:rsidRPr="00080A2A">
              <w:rPr>
                <w:sz w:val="24"/>
                <w:szCs w:val="24"/>
              </w:rPr>
              <w:t>of</w:t>
            </w:r>
            <w:r w:rsidRPr="00080A2A">
              <w:rPr>
                <w:spacing w:val="-8"/>
                <w:sz w:val="24"/>
                <w:szCs w:val="24"/>
              </w:rPr>
              <w:t xml:space="preserve"> </w:t>
            </w:r>
            <w:r w:rsidRPr="00080A2A">
              <w:rPr>
                <w:sz w:val="24"/>
                <w:szCs w:val="24"/>
              </w:rPr>
              <w:t>original</w:t>
            </w:r>
            <w:r w:rsidRPr="00080A2A">
              <w:rPr>
                <w:spacing w:val="-7"/>
                <w:sz w:val="24"/>
                <w:szCs w:val="24"/>
              </w:rPr>
              <w:t xml:space="preserve"> </w:t>
            </w:r>
            <w:r w:rsidRPr="00080A2A">
              <w:rPr>
                <w:sz w:val="24"/>
                <w:szCs w:val="24"/>
              </w:rPr>
              <w:t>work</w:t>
            </w:r>
            <w:r w:rsidRPr="00080A2A">
              <w:rPr>
                <w:spacing w:val="-5"/>
                <w:sz w:val="24"/>
                <w:szCs w:val="24"/>
              </w:rPr>
              <w:t xml:space="preserve"> </w:t>
            </w:r>
            <w:r w:rsidRPr="00080A2A">
              <w:rPr>
                <w:sz w:val="24"/>
                <w:szCs w:val="24"/>
              </w:rPr>
              <w:t>and</w:t>
            </w:r>
            <w:r w:rsidRPr="00080A2A">
              <w:rPr>
                <w:spacing w:val="-5"/>
                <w:sz w:val="24"/>
                <w:szCs w:val="24"/>
              </w:rPr>
              <w:t xml:space="preserve"> </w:t>
            </w:r>
            <w:r w:rsidRPr="00080A2A">
              <w:rPr>
                <w:sz w:val="24"/>
                <w:szCs w:val="24"/>
              </w:rPr>
              <w:t>completion</w:t>
            </w:r>
            <w:r w:rsidRPr="00080A2A">
              <w:rPr>
                <w:spacing w:val="-8"/>
                <w:sz w:val="24"/>
                <w:szCs w:val="24"/>
              </w:rPr>
              <w:t xml:space="preserve"> </w:t>
            </w:r>
            <w:r w:rsidRPr="00080A2A">
              <w:rPr>
                <w:sz w:val="24"/>
                <w:szCs w:val="24"/>
              </w:rPr>
              <w:t xml:space="preserve">under </w:t>
            </w:r>
            <w:r w:rsidRPr="00080A2A">
              <w:rPr>
                <w:spacing w:val="-2"/>
                <w:sz w:val="24"/>
                <w:szCs w:val="24"/>
              </w:rPr>
              <w:t>supervision</w:t>
            </w:r>
          </w:p>
        </w:tc>
        <w:tc>
          <w:tcPr>
            <w:tcW w:w="1701" w:type="dxa"/>
          </w:tcPr>
          <w:p w:rsidR="00080A2A" w:rsidRPr="00080A2A" w:rsidRDefault="00923F18">
            <w:pPr>
              <w:pStyle w:val="TableParagraph"/>
              <w:spacing w:line="278" w:lineRule="auto"/>
              <w:rPr>
                <w:sz w:val="24"/>
                <w:szCs w:val="24"/>
              </w:rPr>
            </w:pPr>
            <w:r>
              <w:rPr>
                <w:sz w:val="24"/>
                <w:szCs w:val="24"/>
              </w:rPr>
              <w:t xml:space="preserve">         3</w:t>
            </w:r>
          </w:p>
        </w:tc>
      </w:tr>
      <w:tr w:rsidR="00080A2A" w:rsidRPr="00080A2A" w:rsidTr="00923F18">
        <w:trPr>
          <w:trHeight w:val="1144"/>
        </w:trPr>
        <w:tc>
          <w:tcPr>
            <w:tcW w:w="2212" w:type="dxa"/>
          </w:tcPr>
          <w:p w:rsidR="00080A2A" w:rsidRPr="00080A2A" w:rsidRDefault="00080A2A">
            <w:pPr>
              <w:pStyle w:val="TableParagraph"/>
              <w:spacing w:line="278" w:lineRule="auto"/>
              <w:ind w:right="61"/>
              <w:rPr>
                <w:sz w:val="24"/>
                <w:szCs w:val="24"/>
              </w:rPr>
            </w:pPr>
            <w:r w:rsidRPr="00080A2A">
              <w:rPr>
                <w:sz w:val="24"/>
                <w:szCs w:val="24"/>
              </w:rPr>
              <w:t xml:space="preserve">Table of </w:t>
            </w:r>
            <w:r w:rsidRPr="00080A2A">
              <w:rPr>
                <w:spacing w:val="-2"/>
                <w:sz w:val="24"/>
                <w:szCs w:val="24"/>
              </w:rPr>
              <w:t>Contents</w:t>
            </w:r>
          </w:p>
        </w:tc>
        <w:tc>
          <w:tcPr>
            <w:tcW w:w="5669" w:type="dxa"/>
          </w:tcPr>
          <w:p w:rsidR="00080A2A" w:rsidRPr="00080A2A" w:rsidRDefault="00080A2A">
            <w:pPr>
              <w:pStyle w:val="TableParagraph"/>
              <w:spacing w:before="304"/>
              <w:rPr>
                <w:sz w:val="24"/>
                <w:szCs w:val="24"/>
              </w:rPr>
            </w:pPr>
            <w:r w:rsidRPr="00080A2A">
              <w:rPr>
                <w:sz w:val="24"/>
                <w:szCs w:val="24"/>
              </w:rPr>
              <w:t>Page</w:t>
            </w:r>
            <w:r w:rsidRPr="00080A2A">
              <w:rPr>
                <w:spacing w:val="-8"/>
                <w:sz w:val="24"/>
                <w:szCs w:val="24"/>
              </w:rPr>
              <w:t xml:space="preserve"> </w:t>
            </w:r>
            <w:r w:rsidRPr="00080A2A">
              <w:rPr>
                <w:sz w:val="24"/>
                <w:szCs w:val="24"/>
              </w:rPr>
              <w:t>numbers</w:t>
            </w:r>
            <w:r w:rsidRPr="00080A2A">
              <w:rPr>
                <w:spacing w:val="-3"/>
                <w:sz w:val="24"/>
                <w:szCs w:val="24"/>
              </w:rPr>
              <w:t xml:space="preserve"> </w:t>
            </w:r>
            <w:r w:rsidRPr="00080A2A">
              <w:rPr>
                <w:sz w:val="24"/>
                <w:szCs w:val="24"/>
              </w:rPr>
              <w:t>and</w:t>
            </w:r>
            <w:r w:rsidRPr="00080A2A">
              <w:rPr>
                <w:spacing w:val="-3"/>
                <w:sz w:val="24"/>
                <w:szCs w:val="24"/>
              </w:rPr>
              <w:t xml:space="preserve"> </w:t>
            </w:r>
            <w:r w:rsidRPr="00080A2A">
              <w:rPr>
                <w:sz w:val="24"/>
                <w:szCs w:val="24"/>
              </w:rPr>
              <w:t>section</w:t>
            </w:r>
            <w:r w:rsidRPr="00080A2A">
              <w:rPr>
                <w:spacing w:val="-3"/>
                <w:sz w:val="24"/>
                <w:szCs w:val="24"/>
              </w:rPr>
              <w:t xml:space="preserve"> </w:t>
            </w:r>
            <w:r w:rsidRPr="00080A2A">
              <w:rPr>
                <w:spacing w:val="-2"/>
                <w:sz w:val="24"/>
                <w:szCs w:val="24"/>
              </w:rPr>
              <w:t>titles</w:t>
            </w:r>
          </w:p>
        </w:tc>
        <w:tc>
          <w:tcPr>
            <w:tcW w:w="1701" w:type="dxa"/>
          </w:tcPr>
          <w:p w:rsidR="00080A2A" w:rsidRPr="00080A2A" w:rsidRDefault="00923F18">
            <w:pPr>
              <w:pStyle w:val="TableParagraph"/>
              <w:spacing w:before="304"/>
              <w:rPr>
                <w:sz w:val="24"/>
                <w:szCs w:val="24"/>
              </w:rPr>
            </w:pPr>
            <w:r>
              <w:rPr>
                <w:sz w:val="24"/>
                <w:szCs w:val="24"/>
              </w:rPr>
              <w:t xml:space="preserve">       4-5</w:t>
            </w:r>
          </w:p>
        </w:tc>
      </w:tr>
      <w:tr w:rsidR="00080A2A" w:rsidRPr="00080A2A" w:rsidTr="00923F18">
        <w:trPr>
          <w:trHeight w:val="1146"/>
        </w:trPr>
        <w:tc>
          <w:tcPr>
            <w:tcW w:w="2212" w:type="dxa"/>
          </w:tcPr>
          <w:p w:rsidR="00080A2A" w:rsidRPr="00080A2A" w:rsidRDefault="00923F18">
            <w:pPr>
              <w:pStyle w:val="TableParagraph"/>
              <w:spacing w:before="307"/>
              <w:rPr>
                <w:sz w:val="24"/>
                <w:szCs w:val="24"/>
              </w:rPr>
            </w:pPr>
            <w:r>
              <w:rPr>
                <w:spacing w:val="-2"/>
                <w:sz w:val="24"/>
                <w:szCs w:val="24"/>
              </w:rPr>
              <w:t xml:space="preserve">   </w:t>
            </w:r>
            <w:r w:rsidR="00080A2A" w:rsidRPr="00080A2A">
              <w:rPr>
                <w:spacing w:val="-2"/>
                <w:sz w:val="24"/>
                <w:szCs w:val="24"/>
              </w:rPr>
              <w:t>Introduction</w:t>
            </w:r>
          </w:p>
        </w:tc>
        <w:tc>
          <w:tcPr>
            <w:tcW w:w="5669" w:type="dxa"/>
          </w:tcPr>
          <w:p w:rsidR="00080A2A" w:rsidRPr="00080A2A" w:rsidRDefault="00897487">
            <w:pPr>
              <w:pStyle w:val="TableParagraph"/>
              <w:spacing w:line="278" w:lineRule="auto"/>
              <w:rPr>
                <w:sz w:val="24"/>
                <w:szCs w:val="24"/>
              </w:rPr>
            </w:pPr>
            <w:r>
              <w:rPr>
                <w:sz w:val="24"/>
                <w:szCs w:val="24"/>
              </w:rPr>
              <w:t>Background Of 2D floor model</w:t>
            </w:r>
          </w:p>
        </w:tc>
        <w:tc>
          <w:tcPr>
            <w:tcW w:w="1701" w:type="dxa"/>
          </w:tcPr>
          <w:p w:rsidR="00080A2A" w:rsidRPr="00080A2A" w:rsidRDefault="00923F18">
            <w:pPr>
              <w:pStyle w:val="TableParagraph"/>
              <w:spacing w:line="278" w:lineRule="auto"/>
              <w:rPr>
                <w:sz w:val="24"/>
                <w:szCs w:val="24"/>
              </w:rPr>
            </w:pPr>
            <w:r>
              <w:rPr>
                <w:sz w:val="24"/>
                <w:szCs w:val="24"/>
              </w:rPr>
              <w:t xml:space="preserve">         6</w:t>
            </w:r>
          </w:p>
        </w:tc>
      </w:tr>
      <w:tr w:rsidR="00080A2A" w:rsidRPr="00080A2A" w:rsidTr="00923F18">
        <w:trPr>
          <w:trHeight w:val="1147"/>
        </w:trPr>
        <w:tc>
          <w:tcPr>
            <w:tcW w:w="2212" w:type="dxa"/>
          </w:tcPr>
          <w:p w:rsidR="00080A2A" w:rsidRPr="00080A2A" w:rsidRDefault="00080A2A">
            <w:pPr>
              <w:pStyle w:val="TableParagraph"/>
              <w:spacing w:line="278" w:lineRule="auto"/>
              <w:rPr>
                <w:sz w:val="24"/>
                <w:szCs w:val="24"/>
              </w:rPr>
            </w:pPr>
            <w:r w:rsidRPr="00080A2A">
              <w:rPr>
                <w:sz w:val="24"/>
                <w:szCs w:val="24"/>
              </w:rPr>
              <w:t>Objectives</w:t>
            </w:r>
            <w:r w:rsidRPr="00080A2A">
              <w:rPr>
                <w:spacing w:val="-18"/>
                <w:sz w:val="24"/>
                <w:szCs w:val="24"/>
              </w:rPr>
              <w:t xml:space="preserve"> </w:t>
            </w:r>
            <w:r w:rsidRPr="00080A2A">
              <w:rPr>
                <w:sz w:val="24"/>
                <w:szCs w:val="24"/>
              </w:rPr>
              <w:t xml:space="preserve">and </w:t>
            </w:r>
            <w:proofErr w:type="gramStart"/>
            <w:r w:rsidRPr="00080A2A">
              <w:rPr>
                <w:spacing w:val="-2"/>
                <w:sz w:val="24"/>
                <w:szCs w:val="24"/>
              </w:rPr>
              <w:t>Scope(</w:t>
            </w:r>
            <w:proofErr w:type="gramEnd"/>
            <w:r w:rsidRPr="00080A2A">
              <w:rPr>
                <w:spacing w:val="-2"/>
                <w:sz w:val="24"/>
                <w:szCs w:val="24"/>
              </w:rPr>
              <w:t>Page no.-3)</w:t>
            </w:r>
          </w:p>
        </w:tc>
        <w:tc>
          <w:tcPr>
            <w:tcW w:w="5669" w:type="dxa"/>
          </w:tcPr>
          <w:p w:rsidR="00080A2A" w:rsidRPr="00080A2A" w:rsidRDefault="00080A2A">
            <w:pPr>
              <w:pStyle w:val="TableParagraph"/>
              <w:spacing w:line="278" w:lineRule="auto"/>
              <w:rPr>
                <w:sz w:val="24"/>
                <w:szCs w:val="24"/>
              </w:rPr>
            </w:pPr>
            <w:r w:rsidRPr="00080A2A">
              <w:rPr>
                <w:sz w:val="24"/>
                <w:szCs w:val="24"/>
              </w:rPr>
              <w:t>What</w:t>
            </w:r>
            <w:r w:rsidRPr="00080A2A">
              <w:rPr>
                <w:spacing w:val="-7"/>
                <w:sz w:val="24"/>
                <w:szCs w:val="24"/>
              </w:rPr>
              <w:t xml:space="preserve"> </w:t>
            </w:r>
            <w:r w:rsidRPr="00080A2A">
              <w:rPr>
                <w:sz w:val="24"/>
                <w:szCs w:val="24"/>
              </w:rPr>
              <w:t>problem</w:t>
            </w:r>
            <w:r w:rsidRPr="00080A2A">
              <w:rPr>
                <w:spacing w:val="-5"/>
                <w:sz w:val="24"/>
                <w:szCs w:val="24"/>
              </w:rPr>
              <w:t xml:space="preserve"> </w:t>
            </w:r>
            <w:r w:rsidRPr="00080A2A">
              <w:rPr>
                <w:sz w:val="24"/>
                <w:szCs w:val="24"/>
              </w:rPr>
              <w:t>are</w:t>
            </w:r>
            <w:r w:rsidRPr="00080A2A">
              <w:rPr>
                <w:spacing w:val="-5"/>
                <w:sz w:val="24"/>
                <w:szCs w:val="24"/>
              </w:rPr>
              <w:t xml:space="preserve"> </w:t>
            </w:r>
            <w:r w:rsidRPr="00080A2A">
              <w:rPr>
                <w:sz w:val="24"/>
                <w:szCs w:val="24"/>
              </w:rPr>
              <w:t>you</w:t>
            </w:r>
            <w:r w:rsidRPr="00080A2A">
              <w:rPr>
                <w:spacing w:val="-4"/>
                <w:sz w:val="24"/>
                <w:szCs w:val="24"/>
              </w:rPr>
              <w:t xml:space="preserve"> </w:t>
            </w:r>
            <w:r w:rsidRPr="00080A2A">
              <w:rPr>
                <w:sz w:val="24"/>
                <w:szCs w:val="24"/>
              </w:rPr>
              <w:t>solving?</w:t>
            </w:r>
            <w:r w:rsidRPr="00080A2A">
              <w:rPr>
                <w:spacing w:val="-10"/>
                <w:sz w:val="24"/>
                <w:szCs w:val="24"/>
              </w:rPr>
              <w:t xml:space="preserve"> </w:t>
            </w:r>
            <w:r w:rsidRPr="00080A2A">
              <w:rPr>
                <w:sz w:val="24"/>
                <w:szCs w:val="24"/>
              </w:rPr>
              <w:t>What</w:t>
            </w:r>
            <w:r w:rsidRPr="00080A2A">
              <w:rPr>
                <w:spacing w:val="-7"/>
                <w:sz w:val="24"/>
                <w:szCs w:val="24"/>
              </w:rPr>
              <w:t xml:space="preserve"> </w:t>
            </w:r>
            <w:r w:rsidRPr="00080A2A">
              <w:rPr>
                <w:sz w:val="24"/>
                <w:szCs w:val="24"/>
              </w:rPr>
              <w:t>does</w:t>
            </w:r>
            <w:r w:rsidRPr="00080A2A">
              <w:rPr>
                <w:spacing w:val="-6"/>
                <w:sz w:val="24"/>
                <w:szCs w:val="24"/>
              </w:rPr>
              <w:t xml:space="preserve"> </w:t>
            </w:r>
            <w:r w:rsidRPr="00080A2A">
              <w:rPr>
                <w:sz w:val="24"/>
                <w:szCs w:val="24"/>
              </w:rPr>
              <w:t>your</w:t>
            </w:r>
            <w:r w:rsidRPr="00080A2A">
              <w:rPr>
                <w:spacing w:val="-5"/>
                <w:sz w:val="24"/>
                <w:szCs w:val="24"/>
              </w:rPr>
              <w:t xml:space="preserve"> </w:t>
            </w:r>
            <w:r w:rsidRPr="00080A2A">
              <w:rPr>
                <w:sz w:val="24"/>
                <w:szCs w:val="24"/>
              </w:rPr>
              <w:t xml:space="preserve">system </w:t>
            </w:r>
            <w:r w:rsidRPr="00080A2A">
              <w:rPr>
                <w:spacing w:val="-2"/>
                <w:sz w:val="24"/>
                <w:szCs w:val="24"/>
              </w:rPr>
              <w:t>cover?</w:t>
            </w:r>
          </w:p>
        </w:tc>
        <w:tc>
          <w:tcPr>
            <w:tcW w:w="1701" w:type="dxa"/>
          </w:tcPr>
          <w:p w:rsidR="00080A2A" w:rsidRPr="00080A2A" w:rsidRDefault="00923F18">
            <w:pPr>
              <w:pStyle w:val="TableParagraph"/>
              <w:spacing w:line="278" w:lineRule="auto"/>
              <w:rPr>
                <w:sz w:val="24"/>
                <w:szCs w:val="24"/>
              </w:rPr>
            </w:pPr>
            <w:r>
              <w:rPr>
                <w:sz w:val="24"/>
                <w:szCs w:val="24"/>
              </w:rPr>
              <w:t xml:space="preserve">        7</w:t>
            </w:r>
          </w:p>
        </w:tc>
      </w:tr>
      <w:tr w:rsidR="00080A2A" w:rsidRPr="00080A2A" w:rsidTr="00923F18">
        <w:trPr>
          <w:trHeight w:val="1518"/>
        </w:trPr>
        <w:tc>
          <w:tcPr>
            <w:tcW w:w="2212" w:type="dxa"/>
          </w:tcPr>
          <w:p w:rsidR="00080A2A" w:rsidRPr="00080A2A" w:rsidRDefault="00080A2A">
            <w:pPr>
              <w:pStyle w:val="TableParagraph"/>
              <w:spacing w:before="307" w:line="278" w:lineRule="auto"/>
              <w:ind w:right="61"/>
              <w:rPr>
                <w:sz w:val="24"/>
                <w:szCs w:val="24"/>
              </w:rPr>
            </w:pPr>
            <w:r w:rsidRPr="00080A2A">
              <w:rPr>
                <w:spacing w:val="-2"/>
                <w:sz w:val="24"/>
                <w:szCs w:val="24"/>
              </w:rPr>
              <w:t>Literature Survey</w:t>
            </w:r>
          </w:p>
        </w:tc>
        <w:tc>
          <w:tcPr>
            <w:tcW w:w="5669" w:type="dxa"/>
          </w:tcPr>
          <w:p w:rsidR="00080A2A" w:rsidRPr="00080A2A" w:rsidRDefault="00080A2A">
            <w:pPr>
              <w:pStyle w:val="TableParagraph"/>
              <w:spacing w:line="278" w:lineRule="auto"/>
              <w:rPr>
                <w:sz w:val="24"/>
                <w:szCs w:val="24"/>
              </w:rPr>
            </w:pPr>
            <w:r w:rsidRPr="00080A2A">
              <w:rPr>
                <w:sz w:val="24"/>
                <w:szCs w:val="24"/>
              </w:rPr>
              <w:t>Research</w:t>
            </w:r>
            <w:r w:rsidRPr="00080A2A">
              <w:rPr>
                <w:spacing w:val="-6"/>
                <w:sz w:val="24"/>
                <w:szCs w:val="24"/>
              </w:rPr>
              <w:t xml:space="preserve"> </w:t>
            </w:r>
            <w:r w:rsidRPr="00080A2A">
              <w:rPr>
                <w:sz w:val="24"/>
                <w:szCs w:val="24"/>
              </w:rPr>
              <w:t>and</w:t>
            </w:r>
            <w:r w:rsidRPr="00080A2A">
              <w:rPr>
                <w:spacing w:val="-6"/>
                <w:sz w:val="24"/>
                <w:szCs w:val="24"/>
              </w:rPr>
              <w:t xml:space="preserve"> </w:t>
            </w:r>
            <w:r w:rsidRPr="00080A2A">
              <w:rPr>
                <w:sz w:val="24"/>
                <w:szCs w:val="24"/>
              </w:rPr>
              <w:t>review</w:t>
            </w:r>
            <w:r w:rsidRPr="00080A2A">
              <w:rPr>
                <w:spacing w:val="-11"/>
                <w:sz w:val="24"/>
                <w:szCs w:val="24"/>
              </w:rPr>
              <w:t xml:space="preserve"> </w:t>
            </w:r>
            <w:r w:rsidRPr="00080A2A">
              <w:rPr>
                <w:sz w:val="24"/>
                <w:szCs w:val="24"/>
              </w:rPr>
              <w:t>of</w:t>
            </w:r>
            <w:r w:rsidRPr="00080A2A">
              <w:rPr>
                <w:spacing w:val="-7"/>
                <w:sz w:val="24"/>
                <w:szCs w:val="24"/>
              </w:rPr>
              <w:t xml:space="preserve"> </w:t>
            </w:r>
            <w:r w:rsidRPr="00080A2A">
              <w:rPr>
                <w:sz w:val="24"/>
                <w:szCs w:val="24"/>
              </w:rPr>
              <w:t>existing</w:t>
            </w:r>
            <w:r w:rsidRPr="00080A2A">
              <w:rPr>
                <w:spacing w:val="-9"/>
                <w:sz w:val="24"/>
                <w:szCs w:val="24"/>
              </w:rPr>
              <w:t xml:space="preserve"> </w:t>
            </w:r>
            <w:r w:rsidR="00897487">
              <w:rPr>
                <w:sz w:val="24"/>
                <w:szCs w:val="24"/>
              </w:rPr>
              <w:t>3D interior floor plan design</w:t>
            </w:r>
            <w:r w:rsidRPr="00080A2A">
              <w:rPr>
                <w:sz w:val="24"/>
                <w:szCs w:val="24"/>
              </w:rPr>
              <w:t>; why your approach stands out</w:t>
            </w:r>
          </w:p>
        </w:tc>
        <w:tc>
          <w:tcPr>
            <w:tcW w:w="1701" w:type="dxa"/>
          </w:tcPr>
          <w:p w:rsidR="00080A2A" w:rsidRPr="00080A2A" w:rsidRDefault="00897487">
            <w:pPr>
              <w:pStyle w:val="TableParagraph"/>
              <w:spacing w:line="278" w:lineRule="auto"/>
              <w:rPr>
                <w:sz w:val="24"/>
                <w:szCs w:val="24"/>
              </w:rPr>
            </w:pPr>
            <w:r>
              <w:rPr>
                <w:sz w:val="24"/>
                <w:szCs w:val="24"/>
              </w:rPr>
              <w:t xml:space="preserve">       8</w:t>
            </w:r>
          </w:p>
        </w:tc>
      </w:tr>
      <w:tr w:rsidR="00080A2A" w:rsidRPr="00080A2A" w:rsidTr="00923F18">
        <w:trPr>
          <w:trHeight w:val="1519"/>
        </w:trPr>
        <w:tc>
          <w:tcPr>
            <w:tcW w:w="2212" w:type="dxa"/>
          </w:tcPr>
          <w:p w:rsidR="00080A2A" w:rsidRPr="00080A2A" w:rsidRDefault="00080A2A">
            <w:pPr>
              <w:pStyle w:val="TableParagraph"/>
              <w:spacing w:before="307" w:line="278" w:lineRule="auto"/>
              <w:ind w:right="61"/>
              <w:rPr>
                <w:sz w:val="24"/>
                <w:szCs w:val="24"/>
              </w:rPr>
            </w:pPr>
            <w:r w:rsidRPr="00080A2A">
              <w:rPr>
                <w:spacing w:val="-2"/>
                <w:sz w:val="24"/>
                <w:szCs w:val="24"/>
              </w:rPr>
              <w:t>System Overview</w:t>
            </w:r>
          </w:p>
        </w:tc>
        <w:tc>
          <w:tcPr>
            <w:tcW w:w="5669" w:type="dxa"/>
          </w:tcPr>
          <w:p w:rsidR="00080A2A" w:rsidRPr="00080A2A" w:rsidRDefault="00080A2A">
            <w:pPr>
              <w:pStyle w:val="TableParagraph"/>
              <w:spacing w:line="278" w:lineRule="auto"/>
              <w:rPr>
                <w:sz w:val="24"/>
                <w:szCs w:val="24"/>
              </w:rPr>
            </w:pPr>
            <w:r w:rsidRPr="00080A2A">
              <w:rPr>
                <w:sz w:val="24"/>
                <w:szCs w:val="24"/>
              </w:rPr>
              <w:t>Description of the overall system architecture, technologies</w:t>
            </w:r>
            <w:r w:rsidR="00714735">
              <w:rPr>
                <w:sz w:val="24"/>
                <w:szCs w:val="24"/>
              </w:rPr>
              <w:t xml:space="preserve"> we</w:t>
            </w:r>
            <w:r w:rsidRPr="00080A2A">
              <w:rPr>
                <w:spacing w:val="-10"/>
                <w:sz w:val="24"/>
                <w:szCs w:val="24"/>
              </w:rPr>
              <w:t xml:space="preserve"> </w:t>
            </w:r>
            <w:r w:rsidRPr="00080A2A">
              <w:rPr>
                <w:sz w:val="24"/>
                <w:szCs w:val="24"/>
              </w:rPr>
              <w:t>used</w:t>
            </w:r>
            <w:r w:rsidRPr="00080A2A">
              <w:rPr>
                <w:spacing w:val="-7"/>
                <w:sz w:val="24"/>
                <w:szCs w:val="24"/>
              </w:rPr>
              <w:t xml:space="preserve"> </w:t>
            </w:r>
          </w:p>
        </w:tc>
        <w:tc>
          <w:tcPr>
            <w:tcW w:w="1701" w:type="dxa"/>
          </w:tcPr>
          <w:p w:rsidR="00080A2A" w:rsidRPr="00080A2A" w:rsidRDefault="00897487">
            <w:pPr>
              <w:pStyle w:val="TableParagraph"/>
              <w:spacing w:line="278" w:lineRule="auto"/>
              <w:rPr>
                <w:sz w:val="24"/>
                <w:szCs w:val="24"/>
              </w:rPr>
            </w:pPr>
            <w:r>
              <w:rPr>
                <w:sz w:val="24"/>
                <w:szCs w:val="24"/>
              </w:rPr>
              <w:t xml:space="preserve">    9-10</w:t>
            </w:r>
          </w:p>
        </w:tc>
      </w:tr>
    </w:tbl>
    <w:p w:rsidR="0087136F" w:rsidRPr="00080A2A" w:rsidRDefault="0087136F">
      <w:pPr>
        <w:pStyle w:val="TableParagraph"/>
        <w:spacing w:line="278" w:lineRule="auto"/>
        <w:rPr>
          <w:sz w:val="24"/>
          <w:szCs w:val="24"/>
        </w:rPr>
        <w:sectPr w:rsidR="0087136F" w:rsidRPr="00080A2A">
          <w:pgSz w:w="11910" w:h="16840"/>
          <w:pgMar w:top="1880" w:right="850" w:bottom="280" w:left="708" w:header="1452" w:footer="0" w:gutter="0"/>
          <w:cols w:space="720"/>
        </w:sectPr>
      </w:pPr>
    </w:p>
    <w:p w:rsidR="0087136F" w:rsidRPr="00080A2A" w:rsidRDefault="0087136F">
      <w:pPr>
        <w:pStyle w:val="BodyText"/>
        <w:spacing w:before="5"/>
        <w:rPr>
          <w:sz w:val="24"/>
          <w:szCs w:val="24"/>
        </w:rPr>
      </w:pPr>
    </w:p>
    <w:tbl>
      <w:tblPr>
        <w:tblW w:w="10225" w:type="dxa"/>
        <w:tblInd w:w="74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288"/>
        <w:gridCol w:w="6236"/>
        <w:gridCol w:w="1701"/>
      </w:tblGrid>
      <w:tr w:rsidR="00D2265F" w:rsidRPr="00080A2A" w:rsidTr="00D2265F">
        <w:trPr>
          <w:trHeight w:val="567"/>
        </w:trPr>
        <w:tc>
          <w:tcPr>
            <w:tcW w:w="2288" w:type="dxa"/>
          </w:tcPr>
          <w:p w:rsidR="00D2265F" w:rsidRPr="00080A2A" w:rsidRDefault="00923F18">
            <w:pPr>
              <w:pStyle w:val="TableParagraph"/>
              <w:spacing w:before="172"/>
              <w:ind w:left="0"/>
              <w:rPr>
                <w:sz w:val="24"/>
                <w:szCs w:val="24"/>
              </w:rPr>
            </w:pPr>
            <w:r>
              <w:rPr>
                <w:sz w:val="24"/>
                <w:szCs w:val="24"/>
              </w:rPr>
              <w:t xml:space="preserve">     </w:t>
            </w:r>
            <w:r w:rsidRPr="00080A2A">
              <w:rPr>
                <w:b/>
                <w:sz w:val="24"/>
                <w:szCs w:val="24"/>
              </w:rPr>
              <w:t>Section</w:t>
            </w:r>
            <w:r w:rsidRPr="00080A2A">
              <w:rPr>
                <w:b/>
                <w:spacing w:val="-10"/>
                <w:sz w:val="24"/>
                <w:szCs w:val="24"/>
              </w:rPr>
              <w:t xml:space="preserve"> </w:t>
            </w:r>
            <w:r w:rsidRPr="00080A2A">
              <w:rPr>
                <w:b/>
                <w:spacing w:val="-2"/>
                <w:sz w:val="24"/>
                <w:szCs w:val="24"/>
              </w:rPr>
              <w:t>Title</w:t>
            </w:r>
          </w:p>
        </w:tc>
        <w:tc>
          <w:tcPr>
            <w:tcW w:w="6236" w:type="dxa"/>
          </w:tcPr>
          <w:p w:rsidR="00D2265F" w:rsidRPr="00080A2A" w:rsidRDefault="00923F18">
            <w:pPr>
              <w:pStyle w:val="TableParagraph"/>
              <w:spacing w:line="278" w:lineRule="auto"/>
              <w:ind w:right="140"/>
              <w:rPr>
                <w:sz w:val="24"/>
                <w:szCs w:val="24"/>
              </w:rPr>
            </w:pPr>
            <w:r>
              <w:rPr>
                <w:sz w:val="24"/>
                <w:szCs w:val="24"/>
              </w:rPr>
              <w:t xml:space="preserve">                          </w:t>
            </w:r>
            <w:r w:rsidRPr="00080A2A">
              <w:rPr>
                <w:b/>
                <w:spacing w:val="-2"/>
                <w:sz w:val="24"/>
                <w:szCs w:val="24"/>
              </w:rPr>
              <w:t>Description</w:t>
            </w:r>
          </w:p>
        </w:tc>
        <w:tc>
          <w:tcPr>
            <w:tcW w:w="1701" w:type="dxa"/>
          </w:tcPr>
          <w:p w:rsidR="00D2265F" w:rsidRPr="00080A2A" w:rsidRDefault="00923F18">
            <w:pPr>
              <w:pStyle w:val="TableParagraph"/>
              <w:spacing w:line="278" w:lineRule="auto"/>
              <w:ind w:right="140"/>
              <w:rPr>
                <w:sz w:val="24"/>
                <w:szCs w:val="24"/>
              </w:rPr>
            </w:pPr>
            <w:r>
              <w:rPr>
                <w:sz w:val="24"/>
                <w:szCs w:val="24"/>
              </w:rPr>
              <w:t xml:space="preserve">     </w:t>
            </w:r>
            <w:r w:rsidRPr="00080A2A">
              <w:rPr>
                <w:b/>
                <w:spacing w:val="-2"/>
                <w:sz w:val="24"/>
                <w:szCs w:val="24"/>
              </w:rPr>
              <w:t>Page No</w:t>
            </w:r>
          </w:p>
        </w:tc>
      </w:tr>
      <w:tr w:rsidR="00D2265F" w:rsidRPr="00080A2A" w:rsidTr="00D2265F">
        <w:trPr>
          <w:trHeight w:val="1518"/>
        </w:trPr>
        <w:tc>
          <w:tcPr>
            <w:tcW w:w="2288" w:type="dxa"/>
          </w:tcPr>
          <w:p w:rsidR="00D2265F" w:rsidRPr="00080A2A" w:rsidRDefault="00D2265F">
            <w:pPr>
              <w:pStyle w:val="TableParagraph"/>
              <w:spacing w:before="172"/>
              <w:ind w:left="0"/>
              <w:rPr>
                <w:sz w:val="24"/>
                <w:szCs w:val="24"/>
              </w:rPr>
            </w:pPr>
          </w:p>
          <w:p w:rsidR="00D2265F" w:rsidRPr="00080A2A" w:rsidRDefault="00D2265F">
            <w:pPr>
              <w:pStyle w:val="TableParagraph"/>
              <w:spacing w:before="0"/>
              <w:rPr>
                <w:sz w:val="24"/>
                <w:szCs w:val="24"/>
              </w:rPr>
            </w:pPr>
            <w:r w:rsidRPr="00080A2A">
              <w:rPr>
                <w:sz w:val="24"/>
                <w:szCs w:val="24"/>
              </w:rPr>
              <w:t>Software</w:t>
            </w:r>
            <w:r w:rsidRPr="00080A2A">
              <w:rPr>
                <w:spacing w:val="-5"/>
                <w:sz w:val="24"/>
                <w:szCs w:val="24"/>
              </w:rPr>
              <w:t xml:space="preserve"> </w:t>
            </w:r>
            <w:proofErr w:type="gramStart"/>
            <w:r w:rsidRPr="00080A2A">
              <w:rPr>
                <w:spacing w:val="-2"/>
                <w:sz w:val="24"/>
                <w:szCs w:val="24"/>
              </w:rPr>
              <w:t>Design(</w:t>
            </w:r>
            <w:proofErr w:type="gramEnd"/>
            <w:r w:rsidRPr="00080A2A">
              <w:rPr>
                <w:spacing w:val="-2"/>
                <w:sz w:val="24"/>
                <w:szCs w:val="24"/>
              </w:rPr>
              <w:t>Page no.-3)</w:t>
            </w:r>
          </w:p>
        </w:tc>
        <w:tc>
          <w:tcPr>
            <w:tcW w:w="6236" w:type="dxa"/>
          </w:tcPr>
          <w:p w:rsidR="00D2265F" w:rsidRPr="00080A2A" w:rsidRDefault="00D2265F">
            <w:pPr>
              <w:pStyle w:val="TableParagraph"/>
              <w:spacing w:line="278" w:lineRule="auto"/>
              <w:ind w:right="140"/>
              <w:rPr>
                <w:sz w:val="24"/>
                <w:szCs w:val="24"/>
              </w:rPr>
            </w:pPr>
            <w:r w:rsidRPr="00080A2A">
              <w:rPr>
                <w:sz w:val="24"/>
                <w:szCs w:val="24"/>
              </w:rPr>
              <w:t>Dashboard panel features (slot status, booking, timing,</w:t>
            </w:r>
            <w:r w:rsidRPr="00080A2A">
              <w:rPr>
                <w:spacing w:val="-9"/>
                <w:sz w:val="24"/>
                <w:szCs w:val="24"/>
              </w:rPr>
              <w:t xml:space="preserve"> </w:t>
            </w:r>
            <w:r w:rsidRPr="00080A2A">
              <w:rPr>
                <w:sz w:val="24"/>
                <w:szCs w:val="24"/>
              </w:rPr>
              <w:t>parking</w:t>
            </w:r>
            <w:r w:rsidRPr="00080A2A">
              <w:rPr>
                <w:spacing w:val="-4"/>
                <w:sz w:val="24"/>
                <w:szCs w:val="24"/>
              </w:rPr>
              <w:t xml:space="preserve"> </w:t>
            </w:r>
            <w:r w:rsidRPr="00080A2A">
              <w:rPr>
                <w:sz w:val="24"/>
                <w:szCs w:val="24"/>
              </w:rPr>
              <w:t>history),</w:t>
            </w:r>
            <w:r w:rsidRPr="00080A2A">
              <w:rPr>
                <w:spacing w:val="-6"/>
                <w:sz w:val="24"/>
                <w:szCs w:val="24"/>
              </w:rPr>
              <w:t xml:space="preserve"> </w:t>
            </w:r>
            <w:r w:rsidRPr="00080A2A">
              <w:rPr>
                <w:sz w:val="24"/>
                <w:szCs w:val="24"/>
              </w:rPr>
              <w:t>React</w:t>
            </w:r>
            <w:r w:rsidRPr="00080A2A">
              <w:rPr>
                <w:spacing w:val="-4"/>
                <w:sz w:val="24"/>
                <w:szCs w:val="24"/>
              </w:rPr>
              <w:t xml:space="preserve"> </w:t>
            </w:r>
            <w:r w:rsidRPr="00080A2A">
              <w:rPr>
                <w:sz w:val="24"/>
                <w:szCs w:val="24"/>
              </w:rPr>
              <w:t>code</w:t>
            </w:r>
            <w:r w:rsidRPr="00080A2A">
              <w:rPr>
                <w:spacing w:val="-8"/>
                <w:sz w:val="24"/>
                <w:szCs w:val="24"/>
              </w:rPr>
              <w:t xml:space="preserve"> </w:t>
            </w:r>
            <w:r w:rsidRPr="00080A2A">
              <w:rPr>
                <w:sz w:val="24"/>
                <w:szCs w:val="24"/>
              </w:rPr>
              <w:t>structure,</w:t>
            </w:r>
            <w:r w:rsidRPr="00080A2A">
              <w:rPr>
                <w:spacing w:val="-6"/>
                <w:sz w:val="24"/>
                <w:szCs w:val="24"/>
              </w:rPr>
              <w:t xml:space="preserve"> </w:t>
            </w:r>
            <w:r w:rsidRPr="00080A2A">
              <w:rPr>
                <w:sz w:val="24"/>
                <w:szCs w:val="24"/>
              </w:rPr>
              <w:t>real</w:t>
            </w:r>
            <w:del w:id="0" w:author="mainaksaha201104@outlook.com" w:date="2025-11-25T17:29:00Z" w16du:dateUtc="2025-11-25T11:59:00Z">
              <w:r w:rsidRPr="00080A2A" w:rsidDel="006106FA">
                <w:rPr>
                  <w:sz w:val="24"/>
                  <w:szCs w:val="24"/>
                </w:rPr>
                <w:delText>-</w:delText>
              </w:r>
            </w:del>
            <w:r w:rsidRPr="00080A2A">
              <w:rPr>
                <w:sz w:val="24"/>
                <w:szCs w:val="24"/>
              </w:rPr>
              <w:t xml:space="preserve"> time communication</w:t>
            </w:r>
          </w:p>
        </w:tc>
        <w:tc>
          <w:tcPr>
            <w:tcW w:w="1701" w:type="dxa"/>
          </w:tcPr>
          <w:p w:rsidR="00D2265F" w:rsidRPr="00080A2A" w:rsidRDefault="00897487">
            <w:pPr>
              <w:pStyle w:val="TableParagraph"/>
              <w:spacing w:line="278" w:lineRule="auto"/>
              <w:ind w:right="140"/>
              <w:rPr>
                <w:sz w:val="24"/>
                <w:szCs w:val="24"/>
              </w:rPr>
            </w:pPr>
            <w:r>
              <w:rPr>
                <w:sz w:val="24"/>
                <w:szCs w:val="24"/>
              </w:rPr>
              <w:t xml:space="preserve">   11-13</w:t>
            </w:r>
          </w:p>
        </w:tc>
      </w:tr>
      <w:tr w:rsidR="00D2265F" w:rsidRPr="00080A2A" w:rsidTr="00D2265F">
        <w:trPr>
          <w:trHeight w:val="1518"/>
        </w:trPr>
        <w:tc>
          <w:tcPr>
            <w:tcW w:w="2288" w:type="dxa"/>
          </w:tcPr>
          <w:p w:rsidR="00D2265F" w:rsidRPr="00080A2A" w:rsidRDefault="00D2265F">
            <w:pPr>
              <w:pStyle w:val="TableParagraph"/>
              <w:spacing w:before="172"/>
              <w:ind w:left="0"/>
              <w:rPr>
                <w:sz w:val="24"/>
                <w:szCs w:val="24"/>
              </w:rPr>
            </w:pPr>
          </w:p>
          <w:p w:rsidR="00D2265F" w:rsidRPr="00080A2A" w:rsidRDefault="00897487">
            <w:pPr>
              <w:pStyle w:val="TableParagraph"/>
              <w:spacing w:before="0"/>
              <w:rPr>
                <w:spacing w:val="-2"/>
                <w:sz w:val="24"/>
                <w:szCs w:val="24"/>
              </w:rPr>
            </w:pPr>
            <w:r>
              <w:rPr>
                <w:spacing w:val="-2"/>
                <w:sz w:val="24"/>
                <w:szCs w:val="24"/>
              </w:rPr>
              <w:t>System Workflow</w:t>
            </w:r>
          </w:p>
          <w:p w:rsidR="00D2265F" w:rsidRPr="00080A2A" w:rsidRDefault="00D2265F">
            <w:pPr>
              <w:pStyle w:val="TableParagraph"/>
              <w:spacing w:before="0"/>
              <w:rPr>
                <w:sz w:val="24"/>
                <w:szCs w:val="24"/>
              </w:rPr>
            </w:pPr>
          </w:p>
        </w:tc>
        <w:tc>
          <w:tcPr>
            <w:tcW w:w="6236" w:type="dxa"/>
          </w:tcPr>
          <w:p w:rsidR="00D2265F" w:rsidRPr="00080A2A" w:rsidRDefault="00897487">
            <w:pPr>
              <w:pStyle w:val="TableParagraph"/>
              <w:spacing w:line="278" w:lineRule="auto"/>
              <w:ind w:right="139"/>
              <w:rPr>
                <w:sz w:val="24"/>
                <w:szCs w:val="24"/>
              </w:rPr>
            </w:pPr>
            <w:r>
              <w:rPr>
                <w:sz w:val="24"/>
                <w:szCs w:val="24"/>
              </w:rPr>
              <w:t xml:space="preserve">    </w:t>
            </w:r>
            <w:r w:rsidR="00D2265F" w:rsidRPr="00080A2A">
              <w:rPr>
                <w:sz w:val="24"/>
                <w:szCs w:val="24"/>
              </w:rPr>
              <w:t>Step-by-step how each feature was built</w:t>
            </w:r>
          </w:p>
        </w:tc>
        <w:tc>
          <w:tcPr>
            <w:tcW w:w="1701" w:type="dxa"/>
          </w:tcPr>
          <w:p w:rsidR="00D2265F" w:rsidRPr="00080A2A" w:rsidRDefault="00897487">
            <w:pPr>
              <w:pStyle w:val="TableParagraph"/>
              <w:spacing w:line="278" w:lineRule="auto"/>
              <w:ind w:right="139"/>
              <w:rPr>
                <w:sz w:val="24"/>
                <w:szCs w:val="24"/>
              </w:rPr>
            </w:pPr>
            <w:r>
              <w:rPr>
                <w:sz w:val="24"/>
                <w:szCs w:val="24"/>
              </w:rPr>
              <w:t xml:space="preserve">   14-17</w:t>
            </w:r>
          </w:p>
        </w:tc>
      </w:tr>
      <w:tr w:rsidR="00D2265F" w:rsidRPr="00080A2A" w:rsidTr="00D2265F">
        <w:trPr>
          <w:trHeight w:val="1519"/>
        </w:trPr>
        <w:tc>
          <w:tcPr>
            <w:tcW w:w="2288" w:type="dxa"/>
          </w:tcPr>
          <w:p w:rsidR="00D2265F" w:rsidRPr="00080A2A" w:rsidRDefault="00897487">
            <w:pPr>
              <w:pStyle w:val="TableParagraph"/>
              <w:spacing w:before="307" w:line="278" w:lineRule="auto"/>
              <w:ind w:right="67"/>
              <w:rPr>
                <w:sz w:val="24"/>
                <w:szCs w:val="24"/>
              </w:rPr>
            </w:pPr>
            <w:r>
              <w:rPr>
                <w:sz w:val="24"/>
                <w:szCs w:val="24"/>
              </w:rPr>
              <w:t xml:space="preserve">     Drawback</w:t>
            </w:r>
          </w:p>
        </w:tc>
        <w:tc>
          <w:tcPr>
            <w:tcW w:w="6236" w:type="dxa"/>
          </w:tcPr>
          <w:p w:rsidR="00D2265F" w:rsidRPr="00080A2A" w:rsidRDefault="00714735">
            <w:pPr>
              <w:pStyle w:val="TableParagraph"/>
              <w:spacing w:before="123" w:line="278" w:lineRule="auto"/>
              <w:ind w:right="140"/>
              <w:rPr>
                <w:sz w:val="24"/>
                <w:szCs w:val="24"/>
              </w:rPr>
            </w:pPr>
            <w:r>
              <w:rPr>
                <w:sz w:val="24"/>
                <w:szCs w:val="24"/>
              </w:rPr>
              <w:t xml:space="preserve"> </w:t>
            </w:r>
            <w:r w:rsidRPr="00714735">
              <w:rPr>
                <w:sz w:val="24"/>
                <w:szCs w:val="24"/>
              </w:rPr>
              <w:t>The main drawback is that the AI model and 2D-to-3D conversion pipeline are incomplete, resulting in low accuracy and unreliable automatic 3D reconstruction</w:t>
            </w:r>
          </w:p>
        </w:tc>
        <w:tc>
          <w:tcPr>
            <w:tcW w:w="1701" w:type="dxa"/>
          </w:tcPr>
          <w:p w:rsidR="00D2265F" w:rsidRPr="00080A2A" w:rsidRDefault="00897487">
            <w:pPr>
              <w:pStyle w:val="TableParagraph"/>
              <w:spacing w:before="123" w:line="278" w:lineRule="auto"/>
              <w:ind w:right="140"/>
              <w:rPr>
                <w:sz w:val="24"/>
                <w:szCs w:val="24"/>
              </w:rPr>
            </w:pPr>
            <w:r>
              <w:rPr>
                <w:sz w:val="24"/>
                <w:szCs w:val="24"/>
              </w:rPr>
              <w:t xml:space="preserve">   18-21</w:t>
            </w:r>
          </w:p>
        </w:tc>
      </w:tr>
      <w:tr w:rsidR="00D2265F" w:rsidRPr="00080A2A" w:rsidTr="00D2265F">
        <w:trPr>
          <w:trHeight w:val="1146"/>
        </w:trPr>
        <w:tc>
          <w:tcPr>
            <w:tcW w:w="2288" w:type="dxa"/>
          </w:tcPr>
          <w:p w:rsidR="00D2265F" w:rsidRPr="00080A2A" w:rsidRDefault="00923F18">
            <w:pPr>
              <w:pStyle w:val="TableParagraph"/>
              <w:spacing w:before="122" w:line="278" w:lineRule="auto"/>
              <w:rPr>
                <w:sz w:val="24"/>
                <w:szCs w:val="24"/>
              </w:rPr>
            </w:pPr>
            <w:r>
              <w:rPr>
                <w:sz w:val="24"/>
                <w:szCs w:val="24"/>
              </w:rPr>
              <w:t xml:space="preserve">  </w:t>
            </w:r>
            <w:r w:rsidR="00D2265F" w:rsidRPr="00080A2A">
              <w:rPr>
                <w:sz w:val="24"/>
                <w:szCs w:val="24"/>
              </w:rPr>
              <w:t>Discussion</w:t>
            </w:r>
            <w:r w:rsidR="00D2265F" w:rsidRPr="00080A2A">
              <w:rPr>
                <w:spacing w:val="-18"/>
                <w:sz w:val="24"/>
                <w:szCs w:val="24"/>
              </w:rPr>
              <w:t xml:space="preserve"> </w:t>
            </w:r>
            <w:r w:rsidR="00D2265F" w:rsidRPr="00080A2A">
              <w:rPr>
                <w:sz w:val="24"/>
                <w:szCs w:val="24"/>
              </w:rPr>
              <w:t>and</w:t>
            </w:r>
            <w:r>
              <w:rPr>
                <w:sz w:val="24"/>
                <w:szCs w:val="24"/>
              </w:rPr>
              <w:t xml:space="preserve">     </w:t>
            </w:r>
            <w:r w:rsidR="00D2265F" w:rsidRPr="00080A2A">
              <w:rPr>
                <w:spacing w:val="-2"/>
                <w:sz w:val="24"/>
                <w:szCs w:val="24"/>
              </w:rPr>
              <w:t>Analysis</w:t>
            </w:r>
          </w:p>
        </w:tc>
        <w:tc>
          <w:tcPr>
            <w:tcW w:w="6236" w:type="dxa"/>
          </w:tcPr>
          <w:p w:rsidR="00D2265F" w:rsidRPr="00080A2A" w:rsidRDefault="00D2265F">
            <w:pPr>
              <w:pStyle w:val="TableParagraph"/>
              <w:spacing w:before="122" w:line="278" w:lineRule="auto"/>
              <w:ind w:right="140"/>
              <w:rPr>
                <w:sz w:val="24"/>
                <w:szCs w:val="24"/>
              </w:rPr>
            </w:pPr>
            <w:r w:rsidRPr="00080A2A">
              <w:rPr>
                <w:sz w:val="24"/>
                <w:szCs w:val="24"/>
              </w:rPr>
              <w:t>What</w:t>
            </w:r>
            <w:r w:rsidRPr="00080A2A">
              <w:rPr>
                <w:spacing w:val="-7"/>
                <w:sz w:val="24"/>
                <w:szCs w:val="24"/>
              </w:rPr>
              <w:t xml:space="preserve"> </w:t>
            </w:r>
            <w:r w:rsidRPr="00080A2A">
              <w:rPr>
                <w:sz w:val="24"/>
                <w:szCs w:val="24"/>
              </w:rPr>
              <w:t>worked,</w:t>
            </w:r>
            <w:r w:rsidRPr="00080A2A">
              <w:rPr>
                <w:spacing w:val="-9"/>
                <w:sz w:val="24"/>
                <w:szCs w:val="24"/>
              </w:rPr>
              <w:t xml:space="preserve"> </w:t>
            </w:r>
            <w:r w:rsidRPr="00080A2A">
              <w:rPr>
                <w:sz w:val="24"/>
                <w:szCs w:val="24"/>
              </w:rPr>
              <w:t>what</w:t>
            </w:r>
            <w:r w:rsidRPr="00080A2A">
              <w:rPr>
                <w:spacing w:val="-10"/>
                <w:sz w:val="24"/>
                <w:szCs w:val="24"/>
              </w:rPr>
              <w:t xml:space="preserve"> </w:t>
            </w:r>
            <w:r w:rsidRPr="00080A2A">
              <w:rPr>
                <w:sz w:val="24"/>
                <w:szCs w:val="24"/>
              </w:rPr>
              <w:t>didn’t,</w:t>
            </w:r>
            <w:r w:rsidRPr="00080A2A">
              <w:rPr>
                <w:spacing w:val="-9"/>
                <w:sz w:val="24"/>
                <w:szCs w:val="24"/>
              </w:rPr>
              <w:t xml:space="preserve"> </w:t>
            </w:r>
            <w:r w:rsidRPr="00080A2A">
              <w:rPr>
                <w:sz w:val="24"/>
                <w:szCs w:val="24"/>
              </w:rPr>
              <w:t>challenges</w:t>
            </w:r>
            <w:r w:rsidRPr="00080A2A">
              <w:rPr>
                <w:spacing w:val="-7"/>
                <w:sz w:val="24"/>
                <w:szCs w:val="24"/>
              </w:rPr>
              <w:t xml:space="preserve"> </w:t>
            </w:r>
            <w:r w:rsidRPr="00080A2A">
              <w:rPr>
                <w:sz w:val="24"/>
                <w:szCs w:val="24"/>
              </w:rPr>
              <w:t>faced,</w:t>
            </w:r>
            <w:r w:rsidRPr="00080A2A">
              <w:rPr>
                <w:spacing w:val="-9"/>
                <w:sz w:val="24"/>
                <w:szCs w:val="24"/>
              </w:rPr>
              <w:t xml:space="preserve"> </w:t>
            </w:r>
            <w:r w:rsidRPr="00080A2A">
              <w:rPr>
                <w:sz w:val="24"/>
                <w:szCs w:val="24"/>
              </w:rPr>
              <w:t xml:space="preserve">future </w:t>
            </w:r>
            <w:r w:rsidRPr="00080A2A">
              <w:rPr>
                <w:spacing w:val="-2"/>
                <w:sz w:val="24"/>
                <w:szCs w:val="24"/>
              </w:rPr>
              <w:t>improvements</w:t>
            </w:r>
          </w:p>
        </w:tc>
        <w:tc>
          <w:tcPr>
            <w:tcW w:w="1701" w:type="dxa"/>
          </w:tcPr>
          <w:p w:rsidR="00D2265F" w:rsidRPr="00080A2A" w:rsidRDefault="00714735">
            <w:pPr>
              <w:pStyle w:val="TableParagraph"/>
              <w:spacing w:before="122" w:line="278" w:lineRule="auto"/>
              <w:ind w:right="140"/>
              <w:rPr>
                <w:sz w:val="24"/>
                <w:szCs w:val="24"/>
              </w:rPr>
            </w:pPr>
            <w:r>
              <w:rPr>
                <w:sz w:val="24"/>
                <w:szCs w:val="24"/>
              </w:rPr>
              <w:t xml:space="preserve">   23-25</w:t>
            </w:r>
          </w:p>
        </w:tc>
      </w:tr>
      <w:tr w:rsidR="00D2265F" w:rsidRPr="00080A2A" w:rsidTr="00D2265F">
        <w:trPr>
          <w:trHeight w:val="1146"/>
        </w:trPr>
        <w:tc>
          <w:tcPr>
            <w:tcW w:w="2288" w:type="dxa"/>
          </w:tcPr>
          <w:p w:rsidR="00D2265F" w:rsidRPr="00080A2A" w:rsidRDefault="00D26004">
            <w:pPr>
              <w:pStyle w:val="TableParagraph"/>
              <w:spacing w:before="307"/>
              <w:rPr>
                <w:sz w:val="24"/>
                <w:szCs w:val="24"/>
              </w:rPr>
            </w:pPr>
            <w:r>
              <w:rPr>
                <w:sz w:val="24"/>
                <w:szCs w:val="24"/>
              </w:rPr>
              <w:t>Future Enhancement</w:t>
            </w:r>
          </w:p>
        </w:tc>
        <w:tc>
          <w:tcPr>
            <w:tcW w:w="6236" w:type="dxa"/>
          </w:tcPr>
          <w:p w:rsidR="00D2265F" w:rsidRPr="00080A2A" w:rsidRDefault="00714735" w:rsidP="00714735">
            <w:pPr>
              <w:pStyle w:val="TableParagraph"/>
              <w:spacing w:line="278" w:lineRule="auto"/>
              <w:ind w:left="0" w:right="140"/>
              <w:rPr>
                <w:sz w:val="24"/>
                <w:szCs w:val="24"/>
              </w:rPr>
            </w:pPr>
            <w:r w:rsidRPr="00714735">
              <w:rPr>
                <w:sz w:val="24"/>
                <w:szCs w:val="24"/>
              </w:rPr>
              <w:t>Future implementation aims to fully automate accurate 2D-to-3D conversion by improving AI training, enhancing geometry reconstruction, and integrating advanced tools like Meshy AI and cloud GPUs.</w:t>
            </w:r>
          </w:p>
        </w:tc>
        <w:tc>
          <w:tcPr>
            <w:tcW w:w="1701" w:type="dxa"/>
          </w:tcPr>
          <w:p w:rsidR="00D2265F" w:rsidRPr="00080A2A" w:rsidRDefault="00714735">
            <w:pPr>
              <w:pStyle w:val="TableParagraph"/>
              <w:spacing w:line="278" w:lineRule="auto"/>
              <w:ind w:right="140"/>
              <w:rPr>
                <w:sz w:val="24"/>
                <w:szCs w:val="24"/>
              </w:rPr>
            </w:pPr>
            <w:r>
              <w:rPr>
                <w:sz w:val="24"/>
                <w:szCs w:val="24"/>
              </w:rPr>
              <w:t xml:space="preserve">     26</w:t>
            </w:r>
          </w:p>
        </w:tc>
      </w:tr>
      <w:tr w:rsidR="00D2265F" w:rsidRPr="00080A2A" w:rsidTr="00D2265F">
        <w:trPr>
          <w:trHeight w:val="1146"/>
        </w:trPr>
        <w:tc>
          <w:tcPr>
            <w:tcW w:w="2288" w:type="dxa"/>
          </w:tcPr>
          <w:p w:rsidR="00D2265F" w:rsidRPr="00080A2A" w:rsidRDefault="00923F18">
            <w:pPr>
              <w:pStyle w:val="TableParagraph"/>
              <w:spacing w:before="307"/>
              <w:rPr>
                <w:sz w:val="24"/>
                <w:szCs w:val="24"/>
              </w:rPr>
            </w:pPr>
            <w:r>
              <w:rPr>
                <w:spacing w:val="-2"/>
                <w:sz w:val="24"/>
                <w:szCs w:val="24"/>
              </w:rPr>
              <w:t xml:space="preserve">    </w:t>
            </w:r>
            <w:r w:rsidR="00714735">
              <w:rPr>
                <w:spacing w:val="-2"/>
                <w:sz w:val="24"/>
                <w:szCs w:val="24"/>
              </w:rPr>
              <w:t xml:space="preserve">Conclusion and </w:t>
            </w:r>
            <w:r w:rsidR="00D2265F" w:rsidRPr="00080A2A">
              <w:rPr>
                <w:spacing w:val="-2"/>
                <w:sz w:val="24"/>
                <w:szCs w:val="24"/>
              </w:rPr>
              <w:t>References</w:t>
            </w:r>
          </w:p>
        </w:tc>
        <w:tc>
          <w:tcPr>
            <w:tcW w:w="6236" w:type="dxa"/>
          </w:tcPr>
          <w:p w:rsidR="00D2265F" w:rsidRPr="00080A2A" w:rsidRDefault="00714735">
            <w:pPr>
              <w:pStyle w:val="TableParagraph"/>
              <w:spacing w:line="278" w:lineRule="auto"/>
              <w:ind w:right="140"/>
              <w:rPr>
                <w:sz w:val="24"/>
                <w:szCs w:val="24"/>
              </w:rPr>
            </w:pPr>
            <w:r w:rsidRPr="00080A2A">
              <w:rPr>
                <w:sz w:val="24"/>
                <w:szCs w:val="24"/>
              </w:rPr>
              <w:t>Summarize</w:t>
            </w:r>
            <w:r w:rsidRPr="00080A2A">
              <w:rPr>
                <w:spacing w:val="-6"/>
                <w:sz w:val="24"/>
                <w:szCs w:val="24"/>
              </w:rPr>
              <w:t xml:space="preserve"> </w:t>
            </w:r>
            <w:r w:rsidRPr="00080A2A">
              <w:rPr>
                <w:sz w:val="24"/>
                <w:szCs w:val="24"/>
              </w:rPr>
              <w:t>achievements,</w:t>
            </w:r>
            <w:r w:rsidRPr="00080A2A">
              <w:rPr>
                <w:spacing w:val="-7"/>
                <w:sz w:val="24"/>
                <w:szCs w:val="24"/>
              </w:rPr>
              <w:t xml:space="preserve"> </w:t>
            </w:r>
            <w:r w:rsidRPr="00080A2A">
              <w:rPr>
                <w:sz w:val="24"/>
                <w:szCs w:val="24"/>
              </w:rPr>
              <w:t>the</w:t>
            </w:r>
            <w:r w:rsidRPr="00080A2A">
              <w:rPr>
                <w:spacing w:val="-9"/>
                <w:sz w:val="24"/>
                <w:szCs w:val="24"/>
              </w:rPr>
              <w:t xml:space="preserve"> </w:t>
            </w:r>
            <w:r w:rsidRPr="00080A2A">
              <w:rPr>
                <w:sz w:val="24"/>
                <w:szCs w:val="24"/>
              </w:rPr>
              <w:t>impact</w:t>
            </w:r>
            <w:r w:rsidRPr="00080A2A">
              <w:rPr>
                <w:spacing w:val="-5"/>
                <w:sz w:val="24"/>
                <w:szCs w:val="24"/>
              </w:rPr>
              <w:t xml:space="preserve"> </w:t>
            </w:r>
            <w:r w:rsidRPr="00080A2A">
              <w:rPr>
                <w:sz w:val="24"/>
                <w:szCs w:val="24"/>
              </w:rPr>
              <w:t>of</w:t>
            </w:r>
            <w:r w:rsidRPr="00080A2A">
              <w:rPr>
                <w:spacing w:val="-9"/>
                <w:sz w:val="24"/>
                <w:szCs w:val="24"/>
              </w:rPr>
              <w:t xml:space="preserve"> </w:t>
            </w:r>
            <w:r w:rsidRPr="00080A2A">
              <w:rPr>
                <w:sz w:val="24"/>
                <w:szCs w:val="24"/>
              </w:rPr>
              <w:t>your</w:t>
            </w:r>
            <w:r w:rsidRPr="00080A2A">
              <w:rPr>
                <w:spacing w:val="-6"/>
                <w:sz w:val="24"/>
                <w:szCs w:val="24"/>
              </w:rPr>
              <w:t xml:space="preserve"> </w:t>
            </w:r>
            <w:r w:rsidRPr="00080A2A">
              <w:rPr>
                <w:sz w:val="24"/>
                <w:szCs w:val="24"/>
              </w:rPr>
              <w:t xml:space="preserve">system, possible extensions </w:t>
            </w:r>
            <w:r w:rsidR="00D2265F" w:rsidRPr="00080A2A">
              <w:rPr>
                <w:sz w:val="24"/>
                <w:szCs w:val="24"/>
              </w:rPr>
              <w:t>Books,</w:t>
            </w:r>
            <w:r w:rsidR="00D2265F" w:rsidRPr="00080A2A">
              <w:rPr>
                <w:spacing w:val="-6"/>
                <w:sz w:val="24"/>
                <w:szCs w:val="24"/>
              </w:rPr>
              <w:t xml:space="preserve"> </w:t>
            </w:r>
            <w:r w:rsidR="00D2265F" w:rsidRPr="00080A2A">
              <w:rPr>
                <w:sz w:val="24"/>
                <w:szCs w:val="24"/>
              </w:rPr>
              <w:t>web</w:t>
            </w:r>
            <w:r w:rsidR="00D2265F" w:rsidRPr="00080A2A">
              <w:rPr>
                <w:spacing w:val="-4"/>
                <w:sz w:val="24"/>
                <w:szCs w:val="24"/>
              </w:rPr>
              <w:t xml:space="preserve"> </w:t>
            </w:r>
            <w:r w:rsidR="00D2265F" w:rsidRPr="00080A2A">
              <w:rPr>
                <w:sz w:val="24"/>
                <w:szCs w:val="24"/>
              </w:rPr>
              <w:t>articles,</w:t>
            </w:r>
            <w:r w:rsidR="00D2265F" w:rsidRPr="00080A2A">
              <w:rPr>
                <w:spacing w:val="-8"/>
                <w:sz w:val="24"/>
                <w:szCs w:val="24"/>
              </w:rPr>
              <w:t xml:space="preserve"> </w:t>
            </w:r>
            <w:r w:rsidR="00D2265F" w:rsidRPr="00080A2A">
              <w:rPr>
                <w:sz w:val="24"/>
                <w:szCs w:val="24"/>
              </w:rPr>
              <w:t>and</w:t>
            </w:r>
            <w:r w:rsidR="00D2265F" w:rsidRPr="00080A2A">
              <w:rPr>
                <w:spacing w:val="-4"/>
                <w:sz w:val="24"/>
                <w:szCs w:val="24"/>
              </w:rPr>
              <w:t xml:space="preserve"> </w:t>
            </w:r>
            <w:r w:rsidR="00D2265F" w:rsidRPr="00080A2A">
              <w:rPr>
                <w:sz w:val="24"/>
                <w:szCs w:val="24"/>
              </w:rPr>
              <w:t>tools</w:t>
            </w:r>
            <w:r w:rsidR="00D2265F" w:rsidRPr="00080A2A">
              <w:rPr>
                <w:spacing w:val="-7"/>
                <w:sz w:val="24"/>
                <w:szCs w:val="24"/>
              </w:rPr>
              <w:t xml:space="preserve"> </w:t>
            </w:r>
            <w:r w:rsidR="00D2265F" w:rsidRPr="00080A2A">
              <w:rPr>
                <w:sz w:val="24"/>
                <w:szCs w:val="24"/>
              </w:rPr>
              <w:t>used.</w:t>
            </w:r>
            <w:r w:rsidR="00D2265F" w:rsidRPr="00080A2A">
              <w:rPr>
                <w:spacing w:val="-6"/>
                <w:sz w:val="24"/>
                <w:szCs w:val="24"/>
              </w:rPr>
              <w:t xml:space="preserve"> </w:t>
            </w:r>
            <w:r w:rsidR="00D2265F" w:rsidRPr="00080A2A">
              <w:rPr>
                <w:sz w:val="24"/>
                <w:szCs w:val="24"/>
              </w:rPr>
              <w:t>Cite</w:t>
            </w:r>
            <w:r w:rsidR="00D2265F" w:rsidRPr="00080A2A">
              <w:rPr>
                <w:spacing w:val="-5"/>
                <w:sz w:val="24"/>
                <w:szCs w:val="24"/>
              </w:rPr>
              <w:t xml:space="preserve"> </w:t>
            </w:r>
            <w:r w:rsidR="00D2265F" w:rsidRPr="00080A2A">
              <w:rPr>
                <w:sz w:val="24"/>
                <w:szCs w:val="24"/>
              </w:rPr>
              <w:t>sources</w:t>
            </w:r>
            <w:r w:rsidR="00D2265F" w:rsidRPr="00080A2A">
              <w:rPr>
                <w:spacing w:val="-7"/>
                <w:sz w:val="24"/>
                <w:szCs w:val="24"/>
              </w:rPr>
              <w:t xml:space="preserve"> </w:t>
            </w:r>
            <w:r w:rsidR="00D2265F" w:rsidRPr="00080A2A">
              <w:rPr>
                <w:sz w:val="24"/>
                <w:szCs w:val="24"/>
              </w:rPr>
              <w:t xml:space="preserve">and </w:t>
            </w:r>
            <w:r w:rsidR="00D2265F" w:rsidRPr="00080A2A">
              <w:rPr>
                <w:spacing w:val="-2"/>
                <w:sz w:val="24"/>
                <w:szCs w:val="24"/>
              </w:rPr>
              <w:t>documentation.</w:t>
            </w:r>
          </w:p>
        </w:tc>
        <w:tc>
          <w:tcPr>
            <w:tcW w:w="1701" w:type="dxa"/>
          </w:tcPr>
          <w:p w:rsidR="00D2265F" w:rsidRPr="00080A2A" w:rsidRDefault="00714735">
            <w:pPr>
              <w:pStyle w:val="TableParagraph"/>
              <w:spacing w:line="278" w:lineRule="auto"/>
              <w:ind w:right="140"/>
              <w:rPr>
                <w:sz w:val="24"/>
                <w:szCs w:val="24"/>
              </w:rPr>
            </w:pPr>
            <w:r>
              <w:rPr>
                <w:sz w:val="24"/>
                <w:szCs w:val="24"/>
              </w:rPr>
              <w:t xml:space="preserve">   27-29</w:t>
            </w:r>
          </w:p>
        </w:tc>
      </w:tr>
    </w:tbl>
    <w:p w:rsidR="0087136F" w:rsidRPr="00080A2A" w:rsidRDefault="0087136F">
      <w:pPr>
        <w:pStyle w:val="TableParagraph"/>
        <w:spacing w:line="278" w:lineRule="auto"/>
        <w:rPr>
          <w:sz w:val="24"/>
          <w:szCs w:val="24"/>
        </w:rPr>
        <w:sectPr w:rsidR="0087136F" w:rsidRPr="00080A2A">
          <w:pgSz w:w="11910" w:h="16840"/>
          <w:pgMar w:top="1880" w:right="850" w:bottom="280" w:left="708" w:header="1452" w:footer="0" w:gutter="0"/>
          <w:cols w:space="720"/>
        </w:sectPr>
      </w:pPr>
    </w:p>
    <w:p w:rsidR="0087136F" w:rsidRPr="00080A2A" w:rsidRDefault="00EE24B9">
      <w:pPr>
        <w:pStyle w:val="Heading1"/>
        <w:spacing w:before="74"/>
        <w:ind w:right="7"/>
        <w:rPr>
          <w:sz w:val="24"/>
          <w:szCs w:val="24"/>
        </w:rPr>
      </w:pPr>
      <w:r w:rsidRPr="00080A2A">
        <w:rPr>
          <w:spacing w:val="-2"/>
          <w:sz w:val="24"/>
          <w:szCs w:val="24"/>
        </w:rPr>
        <w:lastRenderedPageBreak/>
        <w:t>Introduction</w:t>
      </w:r>
    </w:p>
    <w:p w:rsidR="00E75177" w:rsidRPr="00080A2A" w:rsidRDefault="00F53B87" w:rsidP="00E75177">
      <w:pPr>
        <w:pStyle w:val="BodyText"/>
        <w:spacing w:before="254"/>
        <w:rPr>
          <w:sz w:val="24"/>
          <w:szCs w:val="24"/>
          <w:lang w:val="en-IN"/>
        </w:rPr>
      </w:pPr>
      <w:r w:rsidRPr="00080A2A">
        <w:rPr>
          <w:sz w:val="24"/>
          <w:szCs w:val="24"/>
        </w:rPr>
        <w:t xml:space="preserve">  </w:t>
      </w:r>
      <w:r w:rsidR="00E75177" w:rsidRPr="00080A2A">
        <w:rPr>
          <w:sz w:val="24"/>
          <w:szCs w:val="24"/>
          <w:lang w:val="en-IN"/>
        </w:rPr>
        <w:t>Visualizing architectural structures accurately is one of the most essential skills in the fields of architecture, interior design, and civil engineering. Traditionally, building design begins with the creation of two-dimensional (2D) engineering drawings, such as floor plans, elevations, and cross-sections. While these drawings contain all necessary structural information, they often fail to provide an intuitive understanding of the actual spatial arrangement when viewed by students, designers, or clients with limited 3D visualization experience. As a result, interpreting 2D blueprints mentally and converting them into a three-dimensional (3D) mental model becomes a challenging task.</w:t>
      </w:r>
    </w:p>
    <w:p w:rsidR="00F53B87" w:rsidRPr="00080A2A" w:rsidRDefault="00E75177" w:rsidP="00E75177">
      <w:pPr>
        <w:pStyle w:val="BodyText"/>
        <w:spacing w:before="254"/>
        <w:rPr>
          <w:sz w:val="24"/>
          <w:szCs w:val="24"/>
          <w:lang w:val="en-IN"/>
        </w:rPr>
      </w:pPr>
      <w:r w:rsidRPr="00E75177">
        <w:rPr>
          <w:sz w:val="24"/>
          <w:szCs w:val="24"/>
          <w:lang w:val="en-IN"/>
        </w:rPr>
        <w:t xml:space="preserve">With advances in modern technology, numerous 3D </w:t>
      </w:r>
      <w:proofErr w:type="spellStart"/>
      <w:r w:rsidRPr="00E75177">
        <w:rPr>
          <w:sz w:val="24"/>
          <w:szCs w:val="24"/>
          <w:lang w:val="en-IN"/>
        </w:rPr>
        <w:t>modeling</w:t>
      </w:r>
      <w:proofErr w:type="spellEnd"/>
      <w:r w:rsidRPr="00E75177">
        <w:rPr>
          <w:sz w:val="24"/>
          <w:szCs w:val="24"/>
          <w:lang w:val="en-IN"/>
        </w:rPr>
        <w:t xml:space="preserve"> tools—such as AutoCAD, Revit, SketchUp, and Blender—allow professionals to convert 2D designs into visually rich 3D models. However, these tools require significant technical expertise, manual effort, and time. Creating a 3D model from scratch using such software can take hours or even days, making the process slow, </w:t>
      </w:r>
      <w:proofErr w:type="spellStart"/>
      <w:r w:rsidRPr="00E75177">
        <w:rPr>
          <w:sz w:val="24"/>
          <w:szCs w:val="24"/>
          <w:lang w:val="en-IN"/>
        </w:rPr>
        <w:t>labor-intensive</w:t>
      </w:r>
      <w:proofErr w:type="spellEnd"/>
      <w:r w:rsidRPr="00E75177">
        <w:rPr>
          <w:sz w:val="24"/>
          <w:szCs w:val="24"/>
          <w:lang w:val="en-IN"/>
        </w:rPr>
        <w:t>, and prone to human errors. Additionally, beginners and students often find these tools overwhelming due to their complexity and steep learning curve.</w:t>
      </w:r>
    </w:p>
    <w:p w:rsidR="00F53B87" w:rsidRPr="00F53B87" w:rsidRDefault="00F53B87" w:rsidP="00F53B87">
      <w:pPr>
        <w:pStyle w:val="BodyText"/>
        <w:spacing w:line="278" w:lineRule="auto"/>
        <w:jc w:val="both"/>
        <w:rPr>
          <w:sz w:val="24"/>
          <w:szCs w:val="24"/>
          <w:lang w:val="en-IN"/>
        </w:rPr>
      </w:pPr>
      <w:r w:rsidRPr="00F53B87">
        <w:rPr>
          <w:sz w:val="24"/>
          <w:szCs w:val="24"/>
          <w:lang w:val="en-IN"/>
        </w:rPr>
        <w:t>To overcome these</w:t>
      </w:r>
      <w:r w:rsidR="00E75177" w:rsidRPr="00080A2A">
        <w:rPr>
          <w:sz w:val="24"/>
          <w:szCs w:val="24"/>
          <w:lang w:val="en-IN"/>
        </w:rPr>
        <w:t xml:space="preserve"> </w:t>
      </w:r>
      <w:r w:rsidRPr="00F53B87">
        <w:rPr>
          <w:sz w:val="24"/>
          <w:szCs w:val="24"/>
          <w:lang w:val="en-IN"/>
        </w:rPr>
        <w:t>limitations, there is an increasing demand for intelligent, automation-driven systems capable of bridging the gap between traditional 2D drawings and interactive 3D representations. The rise of Artificial Intelligence (AI), Machine Learning (ML), and Computer Vision provides new opportunities to simplify this transformation. Modern AI models can detect architectural features such as walls, windows, and doors from engineering drawings, making it possible to reconstruct the geometry of a building automatically.</w:t>
      </w:r>
    </w:p>
    <w:p w:rsidR="00F53B87" w:rsidRPr="00F53B87" w:rsidRDefault="00F53B87" w:rsidP="00F53B87">
      <w:pPr>
        <w:pStyle w:val="BodyText"/>
        <w:spacing w:line="278" w:lineRule="auto"/>
        <w:jc w:val="both"/>
        <w:rPr>
          <w:sz w:val="24"/>
          <w:szCs w:val="24"/>
          <w:lang w:val="en-IN"/>
        </w:rPr>
      </w:pPr>
      <w:r w:rsidRPr="00F53B87">
        <w:rPr>
          <w:sz w:val="24"/>
          <w:szCs w:val="24"/>
          <w:lang w:val="en-IN"/>
        </w:rPr>
        <w:t xml:space="preserve">This project aims to develop a </w:t>
      </w:r>
      <w:r w:rsidRPr="00F53B87">
        <w:rPr>
          <w:b/>
          <w:bCs/>
          <w:sz w:val="24"/>
          <w:szCs w:val="24"/>
          <w:lang w:val="en-IN"/>
        </w:rPr>
        <w:t>web-based AI-powered system</w:t>
      </w:r>
      <w:r w:rsidRPr="00F53B87">
        <w:rPr>
          <w:sz w:val="24"/>
          <w:szCs w:val="24"/>
          <w:lang w:val="en-IN"/>
        </w:rPr>
        <w:t xml:space="preserve"> that can convert a user-uploaded 2D building plan into an </w:t>
      </w:r>
      <w:r w:rsidRPr="00F53B87">
        <w:rPr>
          <w:b/>
          <w:bCs/>
          <w:sz w:val="24"/>
          <w:szCs w:val="24"/>
          <w:lang w:val="en-IN"/>
        </w:rPr>
        <w:t>automatically generated 3D interior model</w:t>
      </w:r>
      <w:r w:rsidRPr="00F53B87">
        <w:rPr>
          <w:sz w:val="24"/>
          <w:szCs w:val="24"/>
          <w:lang w:val="en-IN"/>
        </w:rPr>
        <w:t xml:space="preserve">. The system integrates advanced computer vision techniques, geometry reconstruction algorithms, and 3D rendering technology to provide a seamless experience. The user only needs to upload a blueprint, after which the platform </w:t>
      </w:r>
      <w:proofErr w:type="spellStart"/>
      <w:r w:rsidRPr="00F53B87">
        <w:rPr>
          <w:sz w:val="24"/>
          <w:szCs w:val="24"/>
          <w:lang w:val="en-IN"/>
        </w:rPr>
        <w:t>analyzes</w:t>
      </w:r>
      <w:proofErr w:type="spellEnd"/>
      <w:r w:rsidRPr="00F53B87">
        <w:rPr>
          <w:sz w:val="24"/>
          <w:szCs w:val="24"/>
          <w:lang w:val="en-IN"/>
        </w:rPr>
        <w:t xml:space="preserve"> the drawing, identifies structural elements, and constructs a 3D model viewable in real time through an interactive interface.</w:t>
      </w:r>
    </w:p>
    <w:p w:rsidR="0087136F" w:rsidRPr="00080A2A" w:rsidRDefault="0087136F">
      <w:pPr>
        <w:pStyle w:val="BodyText"/>
        <w:spacing w:line="278" w:lineRule="auto"/>
        <w:jc w:val="both"/>
        <w:rPr>
          <w:sz w:val="24"/>
          <w:szCs w:val="24"/>
        </w:rPr>
        <w:sectPr w:rsidR="0087136F" w:rsidRPr="00080A2A">
          <w:pgSz w:w="11910" w:h="16840"/>
          <w:pgMar w:top="1880" w:right="850" w:bottom="280" w:left="708" w:header="1452" w:footer="0" w:gutter="0"/>
          <w:cols w:space="720"/>
        </w:sectPr>
      </w:pPr>
    </w:p>
    <w:p w:rsidR="0087136F" w:rsidRPr="00080A2A" w:rsidRDefault="00EE24B9">
      <w:pPr>
        <w:pStyle w:val="Heading1"/>
        <w:spacing w:before="74"/>
        <w:rPr>
          <w:sz w:val="24"/>
          <w:szCs w:val="24"/>
        </w:rPr>
      </w:pPr>
      <w:r w:rsidRPr="00080A2A">
        <w:rPr>
          <w:sz w:val="24"/>
          <w:szCs w:val="24"/>
        </w:rPr>
        <w:lastRenderedPageBreak/>
        <w:t>Objectives</w:t>
      </w:r>
      <w:r w:rsidRPr="00080A2A">
        <w:rPr>
          <w:spacing w:val="-2"/>
          <w:sz w:val="24"/>
          <w:szCs w:val="24"/>
        </w:rPr>
        <w:t xml:space="preserve"> </w:t>
      </w:r>
      <w:r w:rsidRPr="00080A2A">
        <w:rPr>
          <w:sz w:val="24"/>
          <w:szCs w:val="24"/>
        </w:rPr>
        <w:t>and</w:t>
      </w:r>
      <w:r w:rsidRPr="00080A2A">
        <w:rPr>
          <w:spacing w:val="-3"/>
          <w:sz w:val="24"/>
          <w:szCs w:val="24"/>
        </w:rPr>
        <w:t xml:space="preserve"> </w:t>
      </w:r>
      <w:r w:rsidRPr="00080A2A">
        <w:rPr>
          <w:spacing w:val="-2"/>
          <w:sz w:val="24"/>
          <w:szCs w:val="24"/>
        </w:rPr>
        <w:t>Scope</w:t>
      </w:r>
    </w:p>
    <w:p w:rsidR="0087136F" w:rsidRPr="00080A2A" w:rsidRDefault="0087136F">
      <w:pPr>
        <w:pStyle w:val="BodyText"/>
        <w:spacing w:before="373"/>
        <w:rPr>
          <w:b/>
          <w:sz w:val="24"/>
          <w:szCs w:val="24"/>
        </w:rPr>
      </w:pPr>
    </w:p>
    <w:p w:rsidR="0087136F" w:rsidRPr="00080A2A" w:rsidRDefault="00EE24B9" w:rsidP="00F109B2">
      <w:pPr>
        <w:pStyle w:val="Heading3"/>
        <w:spacing w:before="0"/>
        <w:ind w:left="0" w:firstLine="0"/>
        <w:jc w:val="both"/>
        <w:rPr>
          <w:spacing w:val="-2"/>
          <w:sz w:val="24"/>
          <w:szCs w:val="24"/>
        </w:rPr>
      </w:pPr>
      <w:r w:rsidRPr="00080A2A">
        <w:rPr>
          <w:sz w:val="24"/>
          <w:szCs w:val="24"/>
        </w:rPr>
        <w:t>Problem</w:t>
      </w:r>
      <w:r w:rsidRPr="00080A2A">
        <w:rPr>
          <w:spacing w:val="-10"/>
          <w:sz w:val="24"/>
          <w:szCs w:val="24"/>
        </w:rPr>
        <w:t xml:space="preserve"> </w:t>
      </w:r>
      <w:r w:rsidRPr="00080A2A">
        <w:rPr>
          <w:spacing w:val="-2"/>
          <w:sz w:val="24"/>
          <w:szCs w:val="24"/>
        </w:rPr>
        <w:t>Statement</w:t>
      </w:r>
      <w:r w:rsidR="00F109B2" w:rsidRPr="00080A2A">
        <w:rPr>
          <w:spacing w:val="-2"/>
          <w:sz w:val="24"/>
          <w:szCs w:val="24"/>
        </w:rPr>
        <w:t>:</w:t>
      </w:r>
    </w:p>
    <w:p w:rsidR="00F109B2" w:rsidRPr="00080A2A" w:rsidRDefault="00F109B2" w:rsidP="00F109B2">
      <w:pPr>
        <w:pStyle w:val="Heading3"/>
        <w:spacing w:before="0"/>
        <w:ind w:left="732" w:firstLine="0"/>
        <w:jc w:val="both"/>
        <w:rPr>
          <w:spacing w:val="-2"/>
          <w:sz w:val="24"/>
          <w:szCs w:val="24"/>
        </w:rPr>
      </w:pPr>
    </w:p>
    <w:p w:rsidR="00F109B2" w:rsidRPr="00080A2A" w:rsidRDefault="00F109B2" w:rsidP="00F109B2">
      <w:pPr>
        <w:pStyle w:val="BodyText"/>
        <w:rPr>
          <w:sz w:val="24"/>
          <w:szCs w:val="24"/>
        </w:rPr>
      </w:pPr>
      <w:r w:rsidRPr="00080A2A">
        <w:rPr>
          <w:sz w:val="24"/>
          <w:szCs w:val="24"/>
        </w:rPr>
        <w:t>Architectural and engineering students often struggle to interpret traditional 2D building plans because these drawings do not provide an intuitive understanding of the actual 3D space. Existing 3D modeling tools require a high level of technical skill, time, and manual effort, which makes the visualization process slow and difficult. Due to these limitations, users face challenges in accurately visualizing room layouts, structural elements, and interior arrangements solely from 2D floor plans.</w:t>
      </w:r>
    </w:p>
    <w:p w:rsidR="00F109B2" w:rsidRPr="00080A2A" w:rsidRDefault="00F109B2" w:rsidP="00F109B2">
      <w:pPr>
        <w:pStyle w:val="BodyText"/>
        <w:rPr>
          <w:sz w:val="24"/>
          <w:szCs w:val="24"/>
        </w:rPr>
      </w:pPr>
      <w:r w:rsidRPr="00080A2A">
        <w:rPr>
          <w:sz w:val="24"/>
          <w:szCs w:val="24"/>
        </w:rPr>
        <w:t>Professionals such as architects, interior designers, and civil engineers also experience delays when manually converting 2D drawings into 3D models for presentations or client approvals. Complex software, high learning curves, resource constraints, and long design cycles often create barriers to efficient project development.</w:t>
      </w:r>
    </w:p>
    <w:p w:rsidR="00080A2A" w:rsidRDefault="00F109B2" w:rsidP="00F109B2">
      <w:pPr>
        <w:pStyle w:val="Heading3"/>
        <w:spacing w:before="264"/>
        <w:ind w:left="0" w:firstLine="0"/>
        <w:jc w:val="both"/>
        <w:rPr>
          <w:sz w:val="24"/>
          <w:szCs w:val="24"/>
        </w:rPr>
      </w:pPr>
      <w:r w:rsidRPr="00080A2A">
        <w:rPr>
          <w:noProof/>
          <w:sz w:val="24"/>
          <w:szCs w:val="24"/>
        </w:rPr>
        <mc:AlternateContent>
          <mc:Choice Requires="wpg">
            <w:drawing>
              <wp:anchor distT="0" distB="0" distL="0" distR="0" simplePos="0" relativeHeight="251675136" behindDoc="1" locked="0" layoutInCell="1" allowOverlap="1" wp14:anchorId="2F8C06A5" wp14:editId="1040B6F7">
                <wp:simplePos x="0" y="0"/>
                <wp:positionH relativeFrom="margin">
                  <wp:posOffset>0</wp:posOffset>
                </wp:positionH>
                <wp:positionV relativeFrom="paragraph">
                  <wp:posOffset>103898</wp:posOffset>
                </wp:positionV>
                <wp:extent cx="6443980" cy="20955"/>
                <wp:effectExtent l="0" t="0" r="13970" b="17145"/>
                <wp:wrapNone/>
                <wp:docPr id="2097291260" name="Group 2097291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3980" cy="20955"/>
                          <a:chOff x="0" y="0"/>
                          <a:chExt cx="5733415" cy="20955"/>
                        </a:xfrm>
                      </wpg:grpSpPr>
                      <wps:wsp>
                        <wps:cNvPr id="344719785" name="Graphic 11"/>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528116373" name="Graphic 12"/>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502663386" name="Graphic 13"/>
                        <wps:cNvSpPr/>
                        <wps:spPr>
                          <a:xfrm>
                            <a:off x="304" y="774"/>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1496376760" name="Graphic 14"/>
                        <wps:cNvSpPr/>
                        <wps:spPr>
                          <a:xfrm>
                            <a:off x="5729985"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033998021" name="Graphic 15"/>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125058966" name="Graphic 16"/>
                        <wps:cNvSpPr/>
                        <wps:spPr>
                          <a:xfrm>
                            <a:off x="304" y="17538"/>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79F038FF" id="Group 2097291260" o:spid="_x0000_s1026" style="position:absolute;margin-left:0;margin-top:8.2pt;width:507.4pt;height:1.65pt;z-index:-251641344;mso-wrap-distance-left:0;mso-wrap-distance-right:0;mso-position-horizontal-relative:margin;mso-width-relative:margin"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">
                <v:shape id="Graphic 11"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" path="m5731497,l,,,19685r5731497,l5731497,xe" fillcolor="#9f9f9f" stroked="f">
                  <v:path arrowok="t"/>
                </v:shape>
                <v:shape id="Graphic 12" o:spid="_x0000_s1028" style="position:absolute;left:57299;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" path="m3047,l,,,3047r3047,l3047,xe" fillcolor="#e2e2e2" stroked="f">
                  <v:path arrowok="t"/>
                </v:shape>
                <v:shape id="Graphic 13" o:spid="_x0000_s1029" style="position:absolute;left:3;top:7;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" path="m3048,3035l,3035,,16751r3048,l3048,3035xem5732716,r-3048,l5729668,3035r3048,l5732716,xe" fillcolor="#9f9f9f" stroked="f">
                  <v:path arrowok="t"/>
                </v:shape>
                <v:shape id="Graphic 14" o:spid="_x0000_s1030" style="position:absolute;left:57299;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" path="m3047,l,,,13715r3047,l3047,xe" fillcolor="#e2e2e2" stroked="f">
                  <v:path arrowok="t"/>
                </v:shape>
                <v:shape id="Graphic 15"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" path="m3047,l,,,3047r3047,l3047,xe" fillcolor="#9f9f9f" stroked="f">
                  <v:path arrowok="t"/>
                </v:shape>
                <v:shape id="Graphic 16" o:spid="_x0000_s1032" style="position:absolute;left:3;top:175;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" path="m5729605,l3048,,,,,3035r3048,l5729605,3035r,-3035xem5732716,r-3048,l5729668,3035r3048,l5732716,xe" fillcolor="#e2e2e2" stroked="f">
                  <v:path arrowok="t"/>
                </v:shape>
                <w10:wrap anchorx="margin"/>
              </v:group>
            </w:pict>
          </mc:Fallback>
        </mc:AlternateContent>
      </w:r>
      <w:r w:rsidRPr="00080A2A">
        <w:rPr>
          <w:sz w:val="24"/>
          <w:szCs w:val="24"/>
        </w:rPr>
        <w:t xml:space="preserve">        </w:t>
      </w:r>
    </w:p>
    <w:p w:rsidR="0087136F" w:rsidRPr="00080A2A" w:rsidRDefault="00F109B2" w:rsidP="00F109B2">
      <w:pPr>
        <w:pStyle w:val="Heading3"/>
        <w:spacing w:before="264"/>
        <w:ind w:left="0" w:firstLine="0"/>
        <w:jc w:val="both"/>
        <w:rPr>
          <w:sz w:val="24"/>
          <w:szCs w:val="24"/>
        </w:rPr>
      </w:pPr>
      <w:r w:rsidRPr="00080A2A">
        <w:rPr>
          <w:sz w:val="24"/>
          <w:szCs w:val="24"/>
        </w:rPr>
        <w:t xml:space="preserve"> </w:t>
      </w:r>
      <w:r w:rsidR="00EE24B9" w:rsidRPr="00080A2A">
        <w:rPr>
          <w:sz w:val="24"/>
          <w:szCs w:val="24"/>
        </w:rPr>
        <w:t>Proposed</w:t>
      </w:r>
      <w:r w:rsidR="00EE24B9" w:rsidRPr="00080A2A">
        <w:rPr>
          <w:spacing w:val="-10"/>
          <w:sz w:val="24"/>
          <w:szCs w:val="24"/>
        </w:rPr>
        <w:t xml:space="preserve"> </w:t>
      </w:r>
      <w:r w:rsidR="00EE24B9" w:rsidRPr="00080A2A">
        <w:rPr>
          <w:spacing w:val="-2"/>
          <w:sz w:val="24"/>
          <w:szCs w:val="24"/>
        </w:rPr>
        <w:t>Solution:</w:t>
      </w:r>
    </w:p>
    <w:p w:rsidR="00080A2A" w:rsidRPr="00080A2A" w:rsidRDefault="00080A2A" w:rsidP="00080A2A">
      <w:pPr>
        <w:pStyle w:val="BodyText"/>
      </w:pPr>
      <w:r w:rsidRPr="00080A2A">
        <w:t>The proposed solution is a web-based platform where users can upload their 2D engineering floor plan. Once the blueprint is uploaded, the system automatically processes the image and generates a 3D model through a series of intelligent steps involving Computer Vision, Machine Learning, Geometry Reconstruction, and 3D Rendering.</w:t>
      </w:r>
    </w:p>
    <w:p w:rsidR="00000AC4" w:rsidRDefault="00EE24B9" w:rsidP="00000AC4">
      <w:pPr>
        <w:pStyle w:val="BodyText"/>
        <w:spacing w:before="140"/>
        <w:rPr>
          <w:sz w:val="24"/>
          <w:szCs w:val="24"/>
        </w:rPr>
      </w:pPr>
      <w:r w:rsidRPr="00080A2A">
        <w:rPr>
          <w:noProof/>
          <w:sz w:val="24"/>
          <w:szCs w:val="24"/>
        </w:rPr>
        <mc:AlternateContent>
          <mc:Choice Requires="wpg">
            <w:drawing>
              <wp:anchor distT="0" distB="0" distL="0" distR="0" simplePos="0" relativeHeight="251656704" behindDoc="1" locked="0" layoutInCell="1" allowOverlap="1" wp14:anchorId="5C112614" wp14:editId="03E49560">
                <wp:simplePos x="0" y="0"/>
                <wp:positionH relativeFrom="margin">
                  <wp:align>center</wp:align>
                </wp:positionH>
                <wp:positionV relativeFrom="paragraph">
                  <wp:posOffset>250190</wp:posOffset>
                </wp:positionV>
                <wp:extent cx="6444000" cy="20955"/>
                <wp:effectExtent l="0" t="0" r="13970" b="17145"/>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4000" cy="20955"/>
                          <a:chOff x="0" y="0"/>
                          <a:chExt cx="5733415" cy="20955"/>
                        </a:xfrm>
                      </wpg:grpSpPr>
                      <wps:wsp>
                        <wps:cNvPr id="11" name="Graphic 11"/>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774"/>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5729985"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5" name="Graphic 15"/>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304" y="17538"/>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041913B0" id="Group 10" o:spid="_x0000_s1026" style="position:absolute;margin-left:0;margin-top:19.7pt;width:507.4pt;height:1.65pt;z-index:-251659776;mso-wrap-distance-left:0;mso-wrap-distance-right:0;mso-position-horizontal:center;mso-position-horizontal-relative:margin;mso-width-relative:margin"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">
                <v:shape id="Graphic 11"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" path="m5731497,l,,,19685r5731497,l5731497,xe" fillcolor="#9f9f9f" stroked="f">
                  <v:path arrowok="t"/>
                </v:shape>
                <v:shape id="Graphic 12" o:spid="_x0000_s1028" style="position:absolute;left:57299;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" path="m3047,l,,,3047r3047,l3047,xe" fillcolor="#e2e2e2" stroked="f">
                  <v:path arrowok="t"/>
                </v:shape>
                <v:shape id="Graphic 13" o:spid="_x0000_s1029" style="position:absolute;left:3;top:7;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" path="m3048,3035l,3035,,16751r3048,l3048,3035xem5732716,r-3048,l5729668,3035r3048,l5732716,xe" fillcolor="#9f9f9f" stroked="f">
                  <v:path arrowok="t"/>
                </v:shape>
                <v:shape id="Graphic 14" o:spid="_x0000_s1030" style="position:absolute;left:57299;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" path="m3047,l,,,13715r3047,l3047,xe" fillcolor="#e2e2e2" stroked="f">
                  <v:path arrowok="t"/>
                </v:shape>
                <v:shape id="Graphic 15"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" path="m3047,l,,,3047r3047,l3047,xe" fillcolor="#9f9f9f" stroked="f">
                  <v:path arrowok="t"/>
                </v:shape>
                <v:shape id="Graphic 16" o:spid="_x0000_s1032" style="position:absolute;left:3;top:175;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" path="m5729605,l3048,,,,,3035r3048,l5729605,3035r,-3035xem5732716,r-3048,l5729668,3035r3048,l5732716,xe" fillcolor="#e2e2e2" stroked="f">
                  <v:path arrowok="t"/>
                </v:shape>
                <w10:wrap type="topAndBottom" anchorx="margin"/>
              </v:group>
            </w:pict>
          </mc:Fallback>
        </mc:AlternateContent>
      </w:r>
    </w:p>
    <w:p w:rsidR="00000AC4" w:rsidRPr="00000AC4" w:rsidRDefault="00EE24B9" w:rsidP="00000AC4">
      <w:pPr>
        <w:pStyle w:val="BodyText"/>
        <w:spacing w:before="140"/>
        <w:rPr>
          <w:sz w:val="24"/>
          <w:szCs w:val="24"/>
        </w:rPr>
      </w:pPr>
      <w:r w:rsidRPr="00080A2A">
        <w:rPr>
          <w:sz w:val="24"/>
          <w:szCs w:val="24"/>
        </w:rPr>
        <w:t>Scope</w:t>
      </w:r>
      <w:r w:rsidRPr="00080A2A">
        <w:rPr>
          <w:spacing w:val="-3"/>
          <w:sz w:val="24"/>
          <w:szCs w:val="24"/>
        </w:rPr>
        <w:t xml:space="preserve"> </w:t>
      </w:r>
      <w:r w:rsidRPr="00080A2A">
        <w:rPr>
          <w:sz w:val="24"/>
          <w:szCs w:val="24"/>
        </w:rPr>
        <w:t>of the</w:t>
      </w:r>
      <w:r w:rsidRPr="00080A2A">
        <w:rPr>
          <w:spacing w:val="-1"/>
          <w:sz w:val="24"/>
          <w:szCs w:val="24"/>
        </w:rPr>
        <w:t xml:space="preserve"> </w:t>
      </w:r>
      <w:r w:rsidRPr="00080A2A">
        <w:rPr>
          <w:spacing w:val="-2"/>
          <w:sz w:val="24"/>
          <w:szCs w:val="24"/>
        </w:rPr>
        <w:t>Project:</w:t>
      </w:r>
    </w:p>
    <w:p w:rsidR="00000AC4" w:rsidRPr="00080A2A" w:rsidRDefault="00000AC4" w:rsidP="00000AC4">
      <w:pPr>
        <w:pStyle w:val="BodyText"/>
        <w:sectPr w:rsidR="00000AC4" w:rsidRPr="00080A2A">
          <w:pgSz w:w="11910" w:h="16840"/>
          <w:pgMar w:top="1880" w:right="850" w:bottom="280" w:left="708" w:header="1452" w:footer="0" w:gutter="0"/>
          <w:cols w:space="720"/>
        </w:sectPr>
      </w:pPr>
      <w:r w:rsidRPr="00000AC4">
        <w:t>The project focuses on developing a web-based system that automatically converts 2D building plans into 3D interior models using AI, Machine Learning, and Computer Vision. It allows users to upload floor plans, processes the drawings to detect walls, doors, and windows, and generates an interactive 3D model viewable in a browser. The system is intended for students, architects, interior designers, and real-estate professionals who need quick and simple 3D visualization without using complex software. The scope includes blueprint upload, AI-based detection, basic 3D reconstruction, model viewing, and export options. Advanced interior detailing, photorealistic rendering, and manual CAD editing are outside the current scope but may be added in future developments.</w:t>
      </w:r>
    </w:p>
    <w:p w:rsidR="0087136F" w:rsidRPr="00080A2A" w:rsidRDefault="00EE24B9">
      <w:pPr>
        <w:pStyle w:val="Heading1"/>
        <w:ind w:right="6"/>
        <w:rPr>
          <w:sz w:val="24"/>
          <w:szCs w:val="24"/>
        </w:rPr>
      </w:pPr>
      <w:r w:rsidRPr="00080A2A">
        <w:rPr>
          <w:sz w:val="24"/>
          <w:szCs w:val="24"/>
        </w:rPr>
        <w:lastRenderedPageBreak/>
        <w:t>Literature</w:t>
      </w:r>
      <w:r w:rsidRPr="00080A2A">
        <w:rPr>
          <w:spacing w:val="-8"/>
          <w:sz w:val="24"/>
          <w:szCs w:val="24"/>
        </w:rPr>
        <w:t xml:space="preserve"> </w:t>
      </w:r>
      <w:r w:rsidRPr="00080A2A">
        <w:rPr>
          <w:spacing w:val="-2"/>
          <w:sz w:val="24"/>
          <w:szCs w:val="24"/>
        </w:rPr>
        <w:t>Survey</w:t>
      </w:r>
    </w:p>
    <w:p w:rsidR="0087136F" w:rsidRDefault="0087136F">
      <w:pPr>
        <w:pStyle w:val="BodyText"/>
        <w:spacing w:line="278" w:lineRule="auto"/>
        <w:jc w:val="both"/>
        <w:rPr>
          <w:sz w:val="24"/>
          <w:szCs w:val="24"/>
        </w:rPr>
      </w:pPr>
    </w:p>
    <w:p w:rsidR="006A742A" w:rsidRDefault="006A742A">
      <w:pPr>
        <w:pStyle w:val="BodyText"/>
        <w:spacing w:line="278" w:lineRule="auto"/>
        <w:jc w:val="both"/>
        <w:rPr>
          <w:sz w:val="24"/>
          <w:szCs w:val="24"/>
        </w:rPr>
      </w:pPr>
      <w:r w:rsidRPr="006A742A">
        <w:rPr>
          <w:sz w:val="24"/>
          <w:szCs w:val="24"/>
        </w:rPr>
        <w:t xml:space="preserve">Automatic conversion of 2D floorplans into 3D models is an active research area at the intersection of computer vision, graphics, and architectural computing. The task includes image pre-processing, element detection (walls, doors, windows), vectorization, geometry reconstruction (extrusion/mesh creation), and real-time rendering. Prior work spans approaches using RGB-D scans, deep learning for segmentation and detection, vectorization heuristics, and hybrid systems that </w:t>
      </w:r>
      <w:r>
        <w:rPr>
          <w:sz w:val="24"/>
          <w:szCs w:val="24"/>
        </w:rPr>
        <w:t>fuse multiple modalities.</w:t>
      </w:r>
    </w:p>
    <w:p w:rsidR="006A742A" w:rsidRDefault="006A742A">
      <w:pPr>
        <w:pStyle w:val="BodyText"/>
        <w:spacing w:line="278" w:lineRule="auto"/>
        <w:jc w:val="both"/>
        <w:rPr>
          <w:sz w:val="24"/>
          <w:szCs w:val="24"/>
        </w:rPr>
      </w:pPr>
      <w:r w:rsidRPr="006A742A">
        <w:rPr>
          <w:sz w:val="24"/>
          <w:szCs w:val="24"/>
        </w:rPr>
        <w:t xml:space="preserve">Large and well-annotated datasets are crucial for training detection and segmentation models for floorplans. The </w:t>
      </w:r>
      <w:r w:rsidRPr="006A742A">
        <w:rPr>
          <w:b/>
          <w:bCs/>
          <w:sz w:val="24"/>
          <w:szCs w:val="24"/>
        </w:rPr>
        <w:t>CubiCasa5K</w:t>
      </w:r>
      <w:r w:rsidRPr="006A742A">
        <w:rPr>
          <w:sz w:val="24"/>
          <w:szCs w:val="24"/>
        </w:rPr>
        <w:t xml:space="preserve"> dataset (5,000 annotated floorplans, many object categories) is widely used to train multi-task models for wall/room/object parsing and has become a standard benchmark. Other repositories and community datasets</w:t>
      </w:r>
    </w:p>
    <w:p w:rsidR="006A742A" w:rsidRPr="006A742A" w:rsidRDefault="006A742A" w:rsidP="006A742A">
      <w:pPr>
        <w:pStyle w:val="BodyText"/>
        <w:spacing w:line="278" w:lineRule="auto"/>
        <w:jc w:val="both"/>
        <w:rPr>
          <w:lang w:val="en-IN"/>
        </w:rPr>
      </w:pPr>
      <w:r>
        <w:rPr>
          <w:sz w:val="24"/>
          <w:szCs w:val="24"/>
        </w:rPr>
        <w:t xml:space="preserve">  </w:t>
      </w:r>
      <w:r w:rsidRPr="006A742A">
        <w:rPr>
          <w:lang w:val="en-IN"/>
        </w:rPr>
        <w:t>Early floorplan parsing used classical image processing: Hough transforms for line detection, morphological filtering, and hand-crafted symbol recognition. More recent work predominantly leverages deep learning:</w:t>
      </w:r>
    </w:p>
    <w:p w:rsidR="006A742A" w:rsidRPr="006A742A" w:rsidRDefault="006A742A" w:rsidP="006A742A">
      <w:pPr>
        <w:pStyle w:val="BodyText"/>
        <w:numPr>
          <w:ilvl w:val="0"/>
          <w:numId w:val="10"/>
        </w:numPr>
        <w:spacing w:line="278" w:lineRule="auto"/>
        <w:jc w:val="both"/>
        <w:rPr>
          <w:sz w:val="24"/>
          <w:szCs w:val="24"/>
          <w:lang w:val="en-IN"/>
        </w:rPr>
      </w:pPr>
      <w:r w:rsidRPr="006A742A">
        <w:rPr>
          <w:b/>
          <w:bCs/>
          <w:sz w:val="24"/>
          <w:szCs w:val="24"/>
          <w:lang w:val="en-IN"/>
        </w:rPr>
        <w:t>Semantic segmentation / U-Net variants</w:t>
      </w:r>
      <w:r w:rsidRPr="006A742A">
        <w:rPr>
          <w:sz w:val="24"/>
          <w:szCs w:val="24"/>
          <w:lang w:val="en-IN"/>
        </w:rPr>
        <w:t xml:space="preserve"> to get per-pixel labels for walls, rooms and openings.</w:t>
      </w:r>
    </w:p>
    <w:p w:rsidR="006A742A" w:rsidRPr="006A742A" w:rsidRDefault="006A742A" w:rsidP="006A742A">
      <w:pPr>
        <w:pStyle w:val="BodyText"/>
        <w:numPr>
          <w:ilvl w:val="0"/>
          <w:numId w:val="10"/>
        </w:numPr>
        <w:spacing w:line="278" w:lineRule="auto"/>
        <w:jc w:val="both"/>
        <w:rPr>
          <w:sz w:val="24"/>
          <w:szCs w:val="24"/>
          <w:lang w:val="en-IN"/>
        </w:rPr>
      </w:pPr>
      <w:r w:rsidRPr="006A742A">
        <w:rPr>
          <w:b/>
          <w:bCs/>
          <w:sz w:val="24"/>
          <w:szCs w:val="24"/>
          <w:lang w:val="en-IN"/>
        </w:rPr>
        <w:t>Object detection (YOLO family)</w:t>
      </w:r>
      <w:r w:rsidRPr="006A742A">
        <w:rPr>
          <w:sz w:val="24"/>
          <w:szCs w:val="24"/>
          <w:lang w:val="en-IN"/>
        </w:rPr>
        <w:t xml:space="preserve"> applied to detect discrete elements (doors, windows, furniture symbols). Several open-source projects demonstrate YOLOv8/YOLO-OBB trained on floorplan classes for reliable object localization.</w:t>
      </w:r>
    </w:p>
    <w:p w:rsidR="006A742A" w:rsidRPr="006A742A" w:rsidRDefault="006A742A" w:rsidP="006A742A">
      <w:pPr>
        <w:pStyle w:val="BodyText"/>
        <w:numPr>
          <w:ilvl w:val="0"/>
          <w:numId w:val="10"/>
        </w:numPr>
        <w:spacing w:line="278" w:lineRule="auto"/>
        <w:jc w:val="both"/>
        <w:rPr>
          <w:sz w:val="24"/>
          <w:szCs w:val="24"/>
          <w:lang w:val="en-IN"/>
        </w:rPr>
      </w:pPr>
      <w:r w:rsidRPr="006A742A">
        <w:rPr>
          <w:b/>
          <w:bCs/>
          <w:sz w:val="24"/>
          <w:szCs w:val="24"/>
          <w:lang w:val="en-IN"/>
        </w:rPr>
        <w:t>Multi-task networks</w:t>
      </w:r>
      <w:r w:rsidRPr="006A742A">
        <w:rPr>
          <w:sz w:val="24"/>
          <w:szCs w:val="24"/>
          <w:lang w:val="en-IN"/>
        </w:rPr>
        <w:t xml:space="preserve"> combining segmentation and vectorization heads (predicting polygons/room instances) have shown better end-to-end performance. </w:t>
      </w:r>
    </w:p>
    <w:p w:rsidR="006A742A" w:rsidRPr="006A742A" w:rsidRDefault="006A742A" w:rsidP="006A742A">
      <w:pPr>
        <w:pStyle w:val="BodyText"/>
        <w:spacing w:line="278" w:lineRule="auto"/>
        <w:jc w:val="both"/>
        <w:rPr>
          <w:sz w:val="24"/>
          <w:szCs w:val="24"/>
          <w:lang w:val="en-IN"/>
        </w:rPr>
      </w:pPr>
      <w:r w:rsidRPr="006A742A">
        <w:rPr>
          <w:sz w:val="24"/>
          <w:szCs w:val="24"/>
          <w:lang w:val="en-IN"/>
        </w:rPr>
        <w:t>ter detecting lines and semantic classes, systems convert raster detections into vector forms (lines, polygons), then reconstruct 3D geometry by extruding walls and subtracting openings:</w:t>
      </w:r>
    </w:p>
    <w:p w:rsidR="006A742A" w:rsidRPr="006A742A" w:rsidRDefault="006A742A" w:rsidP="006A742A">
      <w:pPr>
        <w:pStyle w:val="BodyText"/>
        <w:numPr>
          <w:ilvl w:val="0"/>
          <w:numId w:val="11"/>
        </w:numPr>
        <w:spacing w:line="278" w:lineRule="auto"/>
        <w:jc w:val="both"/>
        <w:rPr>
          <w:sz w:val="24"/>
          <w:szCs w:val="24"/>
          <w:lang w:val="en-IN"/>
        </w:rPr>
      </w:pPr>
      <w:r w:rsidRPr="006A742A">
        <w:rPr>
          <w:b/>
          <w:bCs/>
          <w:sz w:val="24"/>
          <w:szCs w:val="24"/>
          <w:lang w:val="en-IN"/>
        </w:rPr>
        <w:t>Vectorization algorithms</w:t>
      </w:r>
      <w:r w:rsidRPr="006A742A">
        <w:rPr>
          <w:sz w:val="24"/>
          <w:szCs w:val="24"/>
          <w:lang w:val="en-IN"/>
        </w:rPr>
        <w:t xml:space="preserve"> snap detected edges to a consistent grid or topology, merge overlapping line segments, and form closed polygons for rooms.</w:t>
      </w:r>
    </w:p>
    <w:p w:rsidR="006A742A" w:rsidRPr="006A742A" w:rsidRDefault="006A742A" w:rsidP="006A742A">
      <w:pPr>
        <w:pStyle w:val="BodyText"/>
        <w:numPr>
          <w:ilvl w:val="0"/>
          <w:numId w:val="11"/>
        </w:numPr>
        <w:spacing w:line="278" w:lineRule="auto"/>
        <w:jc w:val="both"/>
        <w:rPr>
          <w:sz w:val="24"/>
          <w:szCs w:val="24"/>
          <w:lang w:val="en-IN"/>
        </w:rPr>
      </w:pPr>
      <w:r w:rsidRPr="006A742A">
        <w:rPr>
          <w:b/>
          <w:bCs/>
          <w:sz w:val="24"/>
          <w:szCs w:val="24"/>
          <w:lang w:val="en-IN"/>
        </w:rPr>
        <w:t>Reconstruction strategies</w:t>
      </w:r>
      <w:r w:rsidRPr="006A742A">
        <w:rPr>
          <w:sz w:val="24"/>
          <w:szCs w:val="24"/>
          <w:lang w:val="en-IN"/>
        </w:rPr>
        <w:t xml:space="preserve"> include rule-based extrusion (fixed or inferred wall heights), constructive solid geometry (CSG) for carving doors/windows, and graph methods to enforce orthogonality and connectivity (wall-snapping).</w:t>
      </w:r>
    </w:p>
    <w:p w:rsidR="006A742A" w:rsidRPr="006A742A" w:rsidRDefault="006A742A" w:rsidP="006A742A">
      <w:pPr>
        <w:pStyle w:val="BodyText"/>
        <w:numPr>
          <w:ilvl w:val="0"/>
          <w:numId w:val="11"/>
        </w:numPr>
        <w:spacing w:line="278" w:lineRule="auto"/>
        <w:jc w:val="both"/>
        <w:rPr>
          <w:sz w:val="24"/>
          <w:szCs w:val="24"/>
          <w:lang w:val="en-IN"/>
        </w:rPr>
      </w:pPr>
      <w:r w:rsidRPr="006A742A">
        <w:rPr>
          <w:sz w:val="24"/>
          <w:szCs w:val="24"/>
          <w:lang w:val="en-IN"/>
        </w:rPr>
        <w:t xml:space="preserve">Systems that use RGBD or multi-view scans (e.g., </w:t>
      </w:r>
      <w:proofErr w:type="spellStart"/>
      <w:r w:rsidRPr="006A742A">
        <w:rPr>
          <w:sz w:val="24"/>
          <w:szCs w:val="24"/>
          <w:lang w:val="en-IN"/>
        </w:rPr>
        <w:t>FloorNet</w:t>
      </w:r>
      <w:proofErr w:type="spellEnd"/>
      <w:r w:rsidRPr="006A742A">
        <w:rPr>
          <w:sz w:val="24"/>
          <w:szCs w:val="24"/>
          <w:lang w:val="en-IN"/>
        </w:rPr>
        <w:t xml:space="preserve">) fuse 3D point data with 2D projections to improve vector accuracy and handle occlusions. </w:t>
      </w:r>
    </w:p>
    <w:p w:rsidR="006A742A" w:rsidRPr="00080A2A" w:rsidRDefault="006A742A">
      <w:pPr>
        <w:pStyle w:val="BodyText"/>
        <w:spacing w:line="278" w:lineRule="auto"/>
        <w:jc w:val="both"/>
        <w:rPr>
          <w:sz w:val="24"/>
          <w:szCs w:val="24"/>
        </w:rPr>
        <w:sectPr w:rsidR="006A742A" w:rsidRPr="00080A2A">
          <w:pgSz w:w="11910" w:h="16840"/>
          <w:pgMar w:top="1880" w:right="850" w:bottom="280" w:left="708" w:header="1452" w:footer="0" w:gutter="0"/>
          <w:cols w:space="720"/>
        </w:sectPr>
      </w:pPr>
      <w:r>
        <w:rPr>
          <w:sz w:val="24"/>
          <w:szCs w:val="24"/>
        </w:rPr>
        <w:t xml:space="preserve">  </w:t>
      </w:r>
    </w:p>
    <w:p w:rsidR="0087136F" w:rsidRPr="00080A2A" w:rsidRDefault="00EE24B9">
      <w:pPr>
        <w:pStyle w:val="Heading1"/>
        <w:ind w:right="5"/>
        <w:rPr>
          <w:sz w:val="24"/>
          <w:szCs w:val="24"/>
        </w:rPr>
      </w:pPr>
      <w:r w:rsidRPr="00080A2A">
        <w:rPr>
          <w:sz w:val="24"/>
          <w:szCs w:val="24"/>
        </w:rPr>
        <w:lastRenderedPageBreak/>
        <w:t>System</w:t>
      </w:r>
      <w:r w:rsidRPr="00080A2A">
        <w:rPr>
          <w:spacing w:val="-3"/>
          <w:sz w:val="24"/>
          <w:szCs w:val="24"/>
        </w:rPr>
        <w:t xml:space="preserve"> </w:t>
      </w:r>
      <w:r w:rsidRPr="00080A2A">
        <w:rPr>
          <w:spacing w:val="-2"/>
          <w:sz w:val="24"/>
          <w:szCs w:val="24"/>
        </w:rPr>
        <w:t>Overview</w:t>
      </w:r>
    </w:p>
    <w:p w:rsidR="0087136F" w:rsidRPr="00390955" w:rsidRDefault="0087136F" w:rsidP="00390955">
      <w:pPr>
        <w:tabs>
          <w:tab w:val="left" w:pos="1452"/>
        </w:tabs>
        <w:spacing w:line="278" w:lineRule="auto"/>
        <w:ind w:right="596"/>
        <w:rPr>
          <w:sz w:val="24"/>
          <w:szCs w:val="24"/>
        </w:rPr>
      </w:pPr>
    </w:p>
    <w:p w:rsidR="00390955" w:rsidRDefault="00390955" w:rsidP="00390955">
      <w:pPr>
        <w:pStyle w:val="BodyText"/>
      </w:pPr>
      <w:r w:rsidRPr="00390955">
        <w:t>The proposed system is a web-based platform designed to automatically convert 2D</w:t>
      </w:r>
    </w:p>
    <w:p w:rsidR="00390955" w:rsidRDefault="00390955" w:rsidP="00390955">
      <w:pPr>
        <w:spacing w:line="278" w:lineRule="auto"/>
        <w:rPr>
          <w:sz w:val="24"/>
          <w:szCs w:val="24"/>
        </w:rPr>
      </w:pPr>
      <w:r w:rsidRPr="00390955">
        <w:rPr>
          <w:sz w:val="24"/>
          <w:szCs w:val="24"/>
        </w:rPr>
        <w:t>architectural floor plans into interactive 3D interior models using Artificial Intelligence, Machine</w:t>
      </w:r>
    </w:p>
    <w:p w:rsidR="00390955" w:rsidRDefault="00390955" w:rsidP="00390955">
      <w:pPr>
        <w:spacing w:line="278" w:lineRule="auto"/>
        <w:rPr>
          <w:sz w:val="24"/>
          <w:szCs w:val="24"/>
        </w:rPr>
      </w:pPr>
      <w:r w:rsidRPr="00390955">
        <w:rPr>
          <w:sz w:val="24"/>
          <w:szCs w:val="24"/>
        </w:rPr>
        <w:t xml:space="preserve"> Learning, and Computer Vision. Traditional 3D modeling software requires extensive manual effort a</w:t>
      </w:r>
    </w:p>
    <w:p w:rsidR="00390955" w:rsidRDefault="00390955" w:rsidP="00390955">
      <w:pPr>
        <w:spacing w:line="278" w:lineRule="auto"/>
        <w:rPr>
          <w:sz w:val="24"/>
          <w:szCs w:val="24"/>
        </w:rPr>
      </w:pPr>
      <w:proofErr w:type="spellStart"/>
      <w:r w:rsidRPr="00390955">
        <w:rPr>
          <w:sz w:val="24"/>
          <w:szCs w:val="24"/>
        </w:rPr>
        <w:t>nd</w:t>
      </w:r>
      <w:proofErr w:type="spellEnd"/>
      <w:r w:rsidRPr="00390955">
        <w:rPr>
          <w:sz w:val="24"/>
          <w:szCs w:val="24"/>
        </w:rPr>
        <w:t xml:space="preserve"> technical expertise, making it difficult for students, architects, and designers to quickly visualize structures. To overcome these challenges, this system integrates automated detection algorithms, image processing techniques, and 3D rendering technologies to provide a fast, simple, and accessible solution</w:t>
      </w:r>
    </w:p>
    <w:p w:rsidR="0087136F" w:rsidRDefault="00390955" w:rsidP="00390955">
      <w:pPr>
        <w:spacing w:line="278" w:lineRule="auto"/>
        <w:rPr>
          <w:sz w:val="24"/>
          <w:szCs w:val="24"/>
        </w:rPr>
      </w:pPr>
      <w:r w:rsidRPr="00390955">
        <w:rPr>
          <w:sz w:val="24"/>
          <w:szCs w:val="24"/>
        </w:rPr>
        <w:t xml:space="preserve"> for architectural visualization.</w:t>
      </w:r>
    </w:p>
    <w:p w:rsidR="00390955" w:rsidRDefault="00390955" w:rsidP="00390955">
      <w:pPr>
        <w:spacing w:line="278" w:lineRule="auto"/>
        <w:rPr>
          <w:sz w:val="24"/>
          <w:szCs w:val="24"/>
        </w:rPr>
      </w:pPr>
    </w:p>
    <w:p w:rsidR="00390955" w:rsidRPr="00390955" w:rsidRDefault="00390955" w:rsidP="00390955">
      <w:pPr>
        <w:spacing w:line="278" w:lineRule="auto"/>
        <w:rPr>
          <w:sz w:val="24"/>
          <w:szCs w:val="24"/>
          <w:lang w:val="en-IN"/>
        </w:rPr>
      </w:pPr>
      <w:r w:rsidRPr="00390955">
        <w:rPr>
          <w:sz w:val="24"/>
          <w:szCs w:val="24"/>
          <w:lang w:val="en-IN"/>
        </w:rPr>
        <w:t>The system allows users to upload 2D blueprints in commonly used formats such as JPEG, PNG, and PDF. Once the blueprint is uploaded, the platform initiates a multi-step pipeline that cleans the image, detects structural elements, reconstructs the building geometry, and renders the final 3D model. Through a browser-based interface, users can explore the model in real time, rotate the view, zoom in on areas of interest, and export the generated 3D model for further use in professional design software.</w:t>
      </w:r>
    </w:p>
    <w:p w:rsidR="00390955" w:rsidRDefault="00390955" w:rsidP="00390955">
      <w:pPr>
        <w:spacing w:line="278" w:lineRule="auto"/>
        <w:rPr>
          <w:sz w:val="24"/>
          <w:szCs w:val="24"/>
        </w:rPr>
      </w:pPr>
    </w:p>
    <w:p w:rsidR="00390955" w:rsidRPr="00390955" w:rsidRDefault="00390955" w:rsidP="00390955">
      <w:pPr>
        <w:spacing w:line="278" w:lineRule="auto"/>
        <w:rPr>
          <w:b/>
          <w:bCs/>
          <w:sz w:val="24"/>
          <w:szCs w:val="24"/>
          <w:lang w:val="en-IN"/>
        </w:rPr>
      </w:pPr>
      <w:r w:rsidRPr="00390955">
        <w:rPr>
          <w:b/>
          <w:bCs/>
          <w:sz w:val="24"/>
          <w:szCs w:val="24"/>
          <w:lang w:val="en-IN"/>
        </w:rPr>
        <w:t>Overall System Architecture</w:t>
      </w:r>
    </w:p>
    <w:p w:rsidR="00390955" w:rsidRPr="00390955" w:rsidRDefault="00390955" w:rsidP="00390955">
      <w:pPr>
        <w:spacing w:line="278" w:lineRule="auto"/>
        <w:rPr>
          <w:sz w:val="24"/>
          <w:szCs w:val="24"/>
          <w:lang w:val="en-IN"/>
        </w:rPr>
      </w:pPr>
      <w:r w:rsidRPr="00390955">
        <w:rPr>
          <w:sz w:val="24"/>
          <w:szCs w:val="24"/>
          <w:lang w:val="en-IN"/>
        </w:rPr>
        <w:t>The system is built using a modular architecture comprising three major layers:</w:t>
      </w:r>
      <w:r w:rsidRPr="00390955">
        <w:rPr>
          <w:sz w:val="24"/>
          <w:szCs w:val="24"/>
          <w:lang w:val="en-IN"/>
        </w:rPr>
        <w:br/>
      </w:r>
      <w:r w:rsidRPr="00390955">
        <w:rPr>
          <w:b/>
          <w:bCs/>
          <w:sz w:val="24"/>
          <w:szCs w:val="24"/>
          <w:lang w:val="en-IN"/>
        </w:rPr>
        <w:t>(a) Frontend Layer</w:t>
      </w:r>
      <w:r w:rsidRPr="00390955">
        <w:rPr>
          <w:sz w:val="24"/>
          <w:szCs w:val="24"/>
          <w:lang w:val="en-IN"/>
        </w:rPr>
        <w:t>,</w:t>
      </w:r>
      <w:r w:rsidRPr="00390955">
        <w:rPr>
          <w:sz w:val="24"/>
          <w:szCs w:val="24"/>
          <w:lang w:val="en-IN"/>
        </w:rPr>
        <w:br/>
      </w:r>
      <w:r w:rsidRPr="00390955">
        <w:rPr>
          <w:b/>
          <w:bCs/>
          <w:sz w:val="24"/>
          <w:szCs w:val="24"/>
          <w:lang w:val="en-IN"/>
        </w:rPr>
        <w:t>(b) Backend Processing Layer</w:t>
      </w:r>
      <w:r w:rsidRPr="00390955">
        <w:rPr>
          <w:sz w:val="24"/>
          <w:szCs w:val="24"/>
          <w:lang w:val="en-IN"/>
        </w:rPr>
        <w:t>, and</w:t>
      </w:r>
      <w:r w:rsidRPr="00390955">
        <w:rPr>
          <w:sz w:val="24"/>
          <w:szCs w:val="24"/>
          <w:lang w:val="en-IN"/>
        </w:rPr>
        <w:br/>
      </w:r>
      <w:r w:rsidRPr="00390955">
        <w:rPr>
          <w:b/>
          <w:bCs/>
          <w:sz w:val="24"/>
          <w:szCs w:val="24"/>
          <w:lang w:val="en-IN"/>
        </w:rPr>
        <w:t>(c) AI &amp; Computer Vision Layer</w:t>
      </w:r>
      <w:r w:rsidRPr="00390955">
        <w:rPr>
          <w:sz w:val="24"/>
          <w:szCs w:val="24"/>
          <w:lang w:val="en-IN"/>
        </w:rPr>
        <w:t>.</w:t>
      </w:r>
      <w:r w:rsidRPr="00390955">
        <w:rPr>
          <w:sz w:val="24"/>
          <w:szCs w:val="24"/>
          <w:lang w:val="en-IN"/>
        </w:rPr>
        <w:br/>
        <w:t>Each layer has specific responsibilities and works together to ensure seamless conversion from 2D to 3D.</w:t>
      </w:r>
    </w:p>
    <w:p w:rsidR="00390955" w:rsidRDefault="00390955" w:rsidP="00390955">
      <w:pPr>
        <w:spacing w:line="278" w:lineRule="auto"/>
        <w:rPr>
          <w:sz w:val="24"/>
          <w:szCs w:val="24"/>
        </w:rPr>
      </w:pPr>
    </w:p>
    <w:p w:rsidR="00390955" w:rsidRPr="00390955" w:rsidRDefault="00390955" w:rsidP="00390955">
      <w:pPr>
        <w:spacing w:line="278" w:lineRule="auto"/>
        <w:rPr>
          <w:b/>
          <w:bCs/>
          <w:sz w:val="24"/>
          <w:szCs w:val="24"/>
          <w:lang w:val="en-IN"/>
        </w:rPr>
      </w:pPr>
      <w:r w:rsidRPr="00390955">
        <w:rPr>
          <w:b/>
          <w:bCs/>
          <w:sz w:val="24"/>
          <w:szCs w:val="24"/>
          <w:lang w:val="en-IN"/>
        </w:rPr>
        <w:t>Frontend Layer</w:t>
      </w:r>
    </w:p>
    <w:p w:rsidR="00390955" w:rsidRPr="00390955" w:rsidRDefault="00390955" w:rsidP="00390955">
      <w:pPr>
        <w:spacing w:line="278" w:lineRule="auto"/>
        <w:rPr>
          <w:sz w:val="24"/>
          <w:szCs w:val="24"/>
          <w:lang w:val="en-IN"/>
        </w:rPr>
      </w:pPr>
      <w:r w:rsidRPr="00390955">
        <w:rPr>
          <w:sz w:val="24"/>
          <w:szCs w:val="24"/>
          <w:lang w:val="en-IN"/>
        </w:rPr>
        <w:t xml:space="preserve">The frontend is developed using </w:t>
      </w:r>
      <w:r w:rsidRPr="00390955">
        <w:rPr>
          <w:b/>
          <w:bCs/>
          <w:sz w:val="24"/>
          <w:szCs w:val="24"/>
          <w:lang w:val="en-IN"/>
        </w:rPr>
        <w:t>Next.js</w:t>
      </w:r>
      <w:r w:rsidRPr="00390955">
        <w:rPr>
          <w:sz w:val="24"/>
          <w:szCs w:val="24"/>
          <w:lang w:val="en-IN"/>
        </w:rPr>
        <w:t xml:space="preserve"> and </w:t>
      </w:r>
      <w:r w:rsidRPr="00390955">
        <w:rPr>
          <w:b/>
          <w:bCs/>
          <w:sz w:val="24"/>
          <w:szCs w:val="24"/>
          <w:lang w:val="en-IN"/>
        </w:rPr>
        <w:t>Tailwind CSS</w:t>
      </w:r>
      <w:r w:rsidRPr="00390955">
        <w:rPr>
          <w:sz w:val="24"/>
          <w:szCs w:val="24"/>
          <w:lang w:val="en-IN"/>
        </w:rPr>
        <w:t>, providing a smooth and responsive user interface. The frontend includes:</w:t>
      </w:r>
    </w:p>
    <w:p w:rsidR="00390955" w:rsidRPr="00390955" w:rsidRDefault="00390955" w:rsidP="00390955">
      <w:pPr>
        <w:numPr>
          <w:ilvl w:val="0"/>
          <w:numId w:val="12"/>
        </w:numPr>
        <w:tabs>
          <w:tab w:val="num" w:pos="720"/>
        </w:tabs>
        <w:spacing w:line="278" w:lineRule="auto"/>
        <w:rPr>
          <w:sz w:val="24"/>
          <w:szCs w:val="24"/>
          <w:lang w:val="en-IN"/>
        </w:rPr>
      </w:pPr>
      <w:r w:rsidRPr="00390955">
        <w:rPr>
          <w:b/>
          <w:bCs/>
          <w:sz w:val="24"/>
          <w:szCs w:val="24"/>
          <w:lang w:val="en-IN"/>
        </w:rPr>
        <w:t>Blueprint Upload Interface:</w:t>
      </w:r>
      <w:r w:rsidRPr="00390955">
        <w:rPr>
          <w:sz w:val="24"/>
          <w:szCs w:val="24"/>
          <w:lang w:val="en-IN"/>
        </w:rPr>
        <w:t xml:space="preserve"> Users can upload their architectural drawings.</w:t>
      </w:r>
    </w:p>
    <w:p w:rsidR="00390955" w:rsidRPr="00390955" w:rsidRDefault="00390955" w:rsidP="00390955">
      <w:pPr>
        <w:numPr>
          <w:ilvl w:val="0"/>
          <w:numId w:val="12"/>
        </w:numPr>
        <w:tabs>
          <w:tab w:val="num" w:pos="720"/>
        </w:tabs>
        <w:spacing w:line="278" w:lineRule="auto"/>
        <w:rPr>
          <w:sz w:val="24"/>
          <w:szCs w:val="24"/>
          <w:lang w:val="en-IN"/>
        </w:rPr>
      </w:pPr>
      <w:r w:rsidRPr="00390955">
        <w:rPr>
          <w:b/>
          <w:bCs/>
          <w:sz w:val="24"/>
          <w:szCs w:val="24"/>
          <w:lang w:val="en-IN"/>
        </w:rPr>
        <w:t>Interactive 3D Viewer:</w:t>
      </w:r>
      <w:r w:rsidRPr="00390955">
        <w:rPr>
          <w:sz w:val="24"/>
          <w:szCs w:val="24"/>
          <w:lang w:val="en-IN"/>
        </w:rPr>
        <w:t xml:space="preserve"> Built using </w:t>
      </w:r>
      <w:r w:rsidRPr="00390955">
        <w:rPr>
          <w:b/>
          <w:bCs/>
          <w:sz w:val="24"/>
          <w:szCs w:val="24"/>
          <w:lang w:val="en-IN"/>
        </w:rPr>
        <w:t>Three.js</w:t>
      </w:r>
      <w:r w:rsidRPr="00390955">
        <w:rPr>
          <w:sz w:val="24"/>
          <w:szCs w:val="24"/>
          <w:lang w:val="en-IN"/>
        </w:rPr>
        <w:t>, allowing real-time visualization with controls like rotate, zoom, pan, and reset view.</w:t>
      </w:r>
    </w:p>
    <w:p w:rsidR="00390955" w:rsidRPr="00390955" w:rsidRDefault="00390955" w:rsidP="00390955">
      <w:pPr>
        <w:numPr>
          <w:ilvl w:val="0"/>
          <w:numId w:val="12"/>
        </w:numPr>
        <w:tabs>
          <w:tab w:val="num" w:pos="720"/>
        </w:tabs>
        <w:spacing w:line="278" w:lineRule="auto"/>
        <w:rPr>
          <w:sz w:val="24"/>
          <w:szCs w:val="24"/>
          <w:lang w:val="en-IN"/>
        </w:rPr>
      </w:pPr>
      <w:r w:rsidRPr="00390955">
        <w:rPr>
          <w:b/>
          <w:bCs/>
          <w:sz w:val="24"/>
          <w:szCs w:val="24"/>
          <w:lang w:val="en-IN"/>
        </w:rPr>
        <w:t>Feedback &amp; Status Updates:</w:t>
      </w:r>
      <w:r w:rsidRPr="00390955">
        <w:rPr>
          <w:sz w:val="24"/>
          <w:szCs w:val="24"/>
          <w:lang w:val="en-IN"/>
        </w:rPr>
        <w:t xml:space="preserve"> Displays progress during processing steps such as “Pre-processing”, “Detecting Walls”, “Generating Model”, etc.</w:t>
      </w:r>
    </w:p>
    <w:p w:rsidR="00390955" w:rsidRPr="00390955" w:rsidRDefault="00390955" w:rsidP="00390955">
      <w:pPr>
        <w:spacing w:line="278" w:lineRule="auto"/>
        <w:rPr>
          <w:sz w:val="24"/>
          <w:szCs w:val="24"/>
          <w:lang w:val="en-IN"/>
        </w:rPr>
      </w:pPr>
      <w:r w:rsidRPr="00390955">
        <w:rPr>
          <w:sz w:val="24"/>
          <w:szCs w:val="24"/>
          <w:lang w:val="en-IN"/>
        </w:rPr>
        <w:t>The UI is designed to be clean, simple, and usable even for non-technical users.</w:t>
      </w:r>
    </w:p>
    <w:p w:rsidR="00390955" w:rsidRDefault="00390955" w:rsidP="00390955">
      <w:pPr>
        <w:spacing w:line="278" w:lineRule="auto"/>
        <w:rPr>
          <w:sz w:val="24"/>
          <w:szCs w:val="24"/>
        </w:rPr>
      </w:pPr>
    </w:p>
    <w:p w:rsidR="00390955" w:rsidRPr="00390955" w:rsidRDefault="00390955" w:rsidP="00390955">
      <w:pPr>
        <w:spacing w:line="278" w:lineRule="auto"/>
        <w:rPr>
          <w:b/>
          <w:bCs/>
          <w:sz w:val="24"/>
          <w:szCs w:val="24"/>
          <w:lang w:val="en-IN"/>
        </w:rPr>
      </w:pPr>
      <w:r w:rsidRPr="00390955">
        <w:rPr>
          <w:b/>
          <w:bCs/>
          <w:sz w:val="24"/>
          <w:szCs w:val="24"/>
          <w:lang w:val="en-IN"/>
        </w:rPr>
        <w:t>Backend Processing Layer</w:t>
      </w:r>
    </w:p>
    <w:p w:rsidR="00390955" w:rsidRPr="00390955" w:rsidRDefault="00390955" w:rsidP="00390955">
      <w:pPr>
        <w:spacing w:line="278" w:lineRule="auto"/>
        <w:rPr>
          <w:sz w:val="24"/>
          <w:szCs w:val="24"/>
          <w:lang w:val="en-IN"/>
        </w:rPr>
      </w:pPr>
      <w:r w:rsidRPr="00390955">
        <w:rPr>
          <w:sz w:val="24"/>
          <w:szCs w:val="24"/>
          <w:lang w:val="en-IN"/>
        </w:rPr>
        <w:t xml:space="preserve">The backend is implemented using </w:t>
      </w:r>
      <w:r w:rsidRPr="00390955">
        <w:rPr>
          <w:b/>
          <w:bCs/>
          <w:sz w:val="24"/>
          <w:szCs w:val="24"/>
          <w:lang w:val="en-IN"/>
        </w:rPr>
        <w:t>Node.js</w:t>
      </w:r>
      <w:r w:rsidRPr="00390955">
        <w:rPr>
          <w:sz w:val="24"/>
          <w:szCs w:val="24"/>
          <w:lang w:val="en-IN"/>
        </w:rPr>
        <w:t>, handling communication between the frontend and the AI engine. Its key functions include:</w:t>
      </w:r>
    </w:p>
    <w:p w:rsidR="00390955" w:rsidRPr="00390955" w:rsidRDefault="00390955" w:rsidP="00390955">
      <w:pPr>
        <w:numPr>
          <w:ilvl w:val="0"/>
          <w:numId w:val="13"/>
        </w:numPr>
        <w:spacing w:line="278" w:lineRule="auto"/>
        <w:rPr>
          <w:sz w:val="24"/>
          <w:szCs w:val="24"/>
          <w:lang w:val="en-IN"/>
        </w:rPr>
      </w:pPr>
      <w:r w:rsidRPr="00390955">
        <w:rPr>
          <w:sz w:val="24"/>
          <w:szCs w:val="24"/>
          <w:lang w:val="en-IN"/>
        </w:rPr>
        <w:t>Receiving and validating blueprint uploads</w:t>
      </w:r>
    </w:p>
    <w:p w:rsidR="00390955" w:rsidRPr="00390955" w:rsidRDefault="00390955" w:rsidP="00390955">
      <w:pPr>
        <w:numPr>
          <w:ilvl w:val="0"/>
          <w:numId w:val="13"/>
        </w:numPr>
        <w:spacing w:line="278" w:lineRule="auto"/>
        <w:rPr>
          <w:sz w:val="24"/>
          <w:szCs w:val="24"/>
          <w:lang w:val="en-IN"/>
        </w:rPr>
      </w:pPr>
      <w:r w:rsidRPr="00390955">
        <w:rPr>
          <w:sz w:val="24"/>
          <w:szCs w:val="24"/>
          <w:lang w:val="en-IN"/>
        </w:rPr>
        <w:t>Sending files to the AI processing module</w:t>
      </w:r>
    </w:p>
    <w:p w:rsidR="00390955" w:rsidRPr="00390955" w:rsidRDefault="00390955" w:rsidP="00390955">
      <w:pPr>
        <w:numPr>
          <w:ilvl w:val="0"/>
          <w:numId w:val="13"/>
        </w:numPr>
        <w:spacing w:line="278" w:lineRule="auto"/>
        <w:rPr>
          <w:sz w:val="24"/>
          <w:szCs w:val="24"/>
          <w:lang w:val="en-IN"/>
        </w:rPr>
      </w:pPr>
      <w:r w:rsidRPr="00390955">
        <w:rPr>
          <w:sz w:val="24"/>
          <w:szCs w:val="24"/>
          <w:lang w:val="en-IN"/>
        </w:rPr>
        <w:t>Handling API calls with the 3D generation engine</w:t>
      </w:r>
    </w:p>
    <w:p w:rsidR="00390955" w:rsidRPr="00390955" w:rsidRDefault="00390955" w:rsidP="00390955">
      <w:pPr>
        <w:numPr>
          <w:ilvl w:val="0"/>
          <w:numId w:val="13"/>
        </w:numPr>
        <w:spacing w:line="278" w:lineRule="auto"/>
        <w:rPr>
          <w:sz w:val="24"/>
          <w:szCs w:val="24"/>
          <w:lang w:val="en-IN"/>
        </w:rPr>
      </w:pPr>
      <w:r w:rsidRPr="00390955">
        <w:rPr>
          <w:sz w:val="24"/>
          <w:szCs w:val="24"/>
          <w:lang w:val="en-IN"/>
        </w:rPr>
        <w:t>Returning the processed 3D model to the frontend</w:t>
      </w:r>
    </w:p>
    <w:p w:rsidR="00390955" w:rsidRPr="00390955" w:rsidRDefault="00390955" w:rsidP="00390955">
      <w:pPr>
        <w:numPr>
          <w:ilvl w:val="0"/>
          <w:numId w:val="13"/>
        </w:numPr>
        <w:spacing w:line="278" w:lineRule="auto"/>
        <w:rPr>
          <w:sz w:val="24"/>
          <w:szCs w:val="24"/>
          <w:lang w:val="en-IN"/>
        </w:rPr>
      </w:pPr>
      <w:r w:rsidRPr="00390955">
        <w:rPr>
          <w:sz w:val="24"/>
          <w:szCs w:val="24"/>
          <w:lang w:val="en-IN"/>
        </w:rPr>
        <w:t>Managing user requests, errors, and server responses</w:t>
      </w:r>
    </w:p>
    <w:p w:rsidR="00390955" w:rsidRPr="00390955" w:rsidRDefault="00390955" w:rsidP="00390955">
      <w:pPr>
        <w:spacing w:line="278" w:lineRule="auto"/>
        <w:rPr>
          <w:sz w:val="24"/>
          <w:szCs w:val="24"/>
          <w:lang w:val="en-IN"/>
        </w:rPr>
      </w:pPr>
      <w:r w:rsidRPr="00390955">
        <w:rPr>
          <w:sz w:val="24"/>
          <w:szCs w:val="24"/>
          <w:lang w:val="en-IN"/>
        </w:rPr>
        <w:t xml:space="preserve">The backend also interfaces with external tools, including possible future integration with </w:t>
      </w:r>
      <w:r w:rsidRPr="00390955">
        <w:rPr>
          <w:b/>
          <w:bCs/>
          <w:sz w:val="24"/>
          <w:szCs w:val="24"/>
          <w:lang w:val="en-IN"/>
        </w:rPr>
        <w:t>Meshy.ai</w:t>
      </w:r>
      <w:r w:rsidRPr="00390955">
        <w:rPr>
          <w:sz w:val="24"/>
          <w:szCs w:val="24"/>
          <w:lang w:val="en-IN"/>
        </w:rPr>
        <w:t xml:space="preserve"> or </w:t>
      </w:r>
      <w:r w:rsidRPr="00390955">
        <w:rPr>
          <w:b/>
          <w:bCs/>
          <w:sz w:val="24"/>
          <w:szCs w:val="24"/>
          <w:lang w:val="en-IN"/>
        </w:rPr>
        <w:t>Autodesk Forge</w:t>
      </w:r>
      <w:r w:rsidRPr="00390955">
        <w:rPr>
          <w:sz w:val="24"/>
          <w:szCs w:val="24"/>
          <w:lang w:val="en-IN"/>
        </w:rPr>
        <w:t>, for advanced mesh generation or file conversions.</w:t>
      </w:r>
    </w:p>
    <w:p w:rsidR="00390955" w:rsidRPr="00390955" w:rsidRDefault="00390955" w:rsidP="00390955">
      <w:pPr>
        <w:spacing w:line="278" w:lineRule="auto"/>
        <w:rPr>
          <w:sz w:val="24"/>
          <w:szCs w:val="24"/>
        </w:rPr>
        <w:sectPr w:rsidR="00390955" w:rsidRPr="00390955">
          <w:pgSz w:w="11910" w:h="16840"/>
          <w:pgMar w:top="1880" w:right="850" w:bottom="280" w:left="708" w:header="1452" w:footer="0" w:gutter="0"/>
          <w:cols w:space="720"/>
        </w:sectPr>
      </w:pPr>
    </w:p>
    <w:p w:rsidR="00390955" w:rsidRDefault="00390955" w:rsidP="00390955">
      <w:pPr>
        <w:rPr>
          <w:b/>
          <w:bCs/>
          <w:sz w:val="24"/>
          <w:szCs w:val="24"/>
          <w:lang w:val="en-IN"/>
        </w:rPr>
      </w:pPr>
    </w:p>
    <w:p w:rsidR="00390955" w:rsidRPr="00390955" w:rsidRDefault="00390955" w:rsidP="00390955">
      <w:pPr>
        <w:rPr>
          <w:b/>
          <w:bCs/>
          <w:sz w:val="24"/>
          <w:szCs w:val="24"/>
          <w:lang w:val="en-IN"/>
        </w:rPr>
      </w:pPr>
      <w:r w:rsidRPr="00390955">
        <w:rPr>
          <w:b/>
          <w:bCs/>
          <w:sz w:val="24"/>
          <w:szCs w:val="24"/>
          <w:lang w:val="en-IN"/>
        </w:rPr>
        <w:t>AI &amp; Computer Vision Layer</w:t>
      </w:r>
    </w:p>
    <w:p w:rsidR="00390955" w:rsidRPr="00390955" w:rsidRDefault="00390955" w:rsidP="00390955">
      <w:pPr>
        <w:rPr>
          <w:sz w:val="24"/>
          <w:szCs w:val="24"/>
          <w:lang w:val="en-IN"/>
        </w:rPr>
      </w:pPr>
      <w:r w:rsidRPr="00390955">
        <w:rPr>
          <w:sz w:val="24"/>
          <w:szCs w:val="24"/>
          <w:lang w:val="en-IN"/>
        </w:rPr>
        <w:t>This is the core intelligence of the system and includes:</w:t>
      </w:r>
    </w:p>
    <w:p w:rsidR="00390955" w:rsidRPr="00390955" w:rsidRDefault="00390955" w:rsidP="00390955">
      <w:pPr>
        <w:pStyle w:val="ListParagraph"/>
        <w:numPr>
          <w:ilvl w:val="1"/>
          <w:numId w:val="10"/>
        </w:numPr>
        <w:rPr>
          <w:b/>
          <w:bCs/>
          <w:sz w:val="24"/>
          <w:szCs w:val="24"/>
          <w:lang w:val="en-IN"/>
        </w:rPr>
      </w:pPr>
      <w:r w:rsidRPr="00390955">
        <w:rPr>
          <w:b/>
          <w:bCs/>
          <w:sz w:val="24"/>
          <w:szCs w:val="24"/>
          <w:lang w:val="en-IN"/>
        </w:rPr>
        <w:t>Pre-processing Module</w:t>
      </w:r>
    </w:p>
    <w:p w:rsidR="00390955" w:rsidRPr="00390955" w:rsidRDefault="00390955" w:rsidP="00390955">
      <w:pPr>
        <w:rPr>
          <w:sz w:val="24"/>
          <w:szCs w:val="24"/>
          <w:lang w:val="en-IN"/>
        </w:rPr>
      </w:pPr>
      <w:r w:rsidRPr="00390955">
        <w:rPr>
          <w:sz w:val="24"/>
          <w:szCs w:val="24"/>
          <w:lang w:val="en-IN"/>
        </w:rPr>
        <w:t xml:space="preserve">Performed using </w:t>
      </w:r>
      <w:r w:rsidRPr="00390955">
        <w:rPr>
          <w:b/>
          <w:bCs/>
          <w:sz w:val="24"/>
          <w:szCs w:val="24"/>
          <w:lang w:val="en-IN"/>
        </w:rPr>
        <w:t>Python + OpenCV</w:t>
      </w:r>
      <w:r w:rsidRPr="00390955">
        <w:rPr>
          <w:sz w:val="24"/>
          <w:szCs w:val="24"/>
          <w:lang w:val="en-IN"/>
        </w:rPr>
        <w:t>, this module enhances blueprint quality by:</w:t>
      </w:r>
    </w:p>
    <w:p w:rsidR="00390955" w:rsidRPr="00390955" w:rsidRDefault="00390955" w:rsidP="00390955">
      <w:pPr>
        <w:numPr>
          <w:ilvl w:val="0"/>
          <w:numId w:val="14"/>
        </w:numPr>
        <w:rPr>
          <w:sz w:val="24"/>
          <w:szCs w:val="24"/>
          <w:lang w:val="en-IN"/>
        </w:rPr>
      </w:pPr>
      <w:r w:rsidRPr="00390955">
        <w:rPr>
          <w:sz w:val="24"/>
          <w:szCs w:val="24"/>
          <w:lang w:val="en-IN"/>
        </w:rPr>
        <w:t>Removing noise and distortions</w:t>
      </w:r>
    </w:p>
    <w:p w:rsidR="00390955" w:rsidRPr="00390955" w:rsidRDefault="00390955" w:rsidP="00390955">
      <w:pPr>
        <w:numPr>
          <w:ilvl w:val="0"/>
          <w:numId w:val="14"/>
        </w:numPr>
        <w:rPr>
          <w:sz w:val="24"/>
          <w:szCs w:val="24"/>
          <w:lang w:val="en-IN"/>
        </w:rPr>
      </w:pPr>
      <w:r w:rsidRPr="00390955">
        <w:rPr>
          <w:sz w:val="24"/>
          <w:szCs w:val="24"/>
          <w:lang w:val="en-IN"/>
        </w:rPr>
        <w:t>Enhancing line clarity</w:t>
      </w:r>
    </w:p>
    <w:p w:rsidR="00390955" w:rsidRPr="00390955" w:rsidRDefault="00390955" w:rsidP="00390955">
      <w:pPr>
        <w:numPr>
          <w:ilvl w:val="0"/>
          <w:numId w:val="14"/>
        </w:numPr>
        <w:rPr>
          <w:sz w:val="24"/>
          <w:szCs w:val="24"/>
          <w:lang w:val="en-IN"/>
        </w:rPr>
      </w:pPr>
      <w:r w:rsidRPr="00390955">
        <w:rPr>
          <w:sz w:val="24"/>
          <w:szCs w:val="24"/>
          <w:lang w:val="en-IN"/>
        </w:rPr>
        <w:t>Correcting skewness</w:t>
      </w:r>
    </w:p>
    <w:p w:rsidR="00390955" w:rsidRPr="00390955" w:rsidRDefault="00390955" w:rsidP="00390955">
      <w:pPr>
        <w:numPr>
          <w:ilvl w:val="0"/>
          <w:numId w:val="14"/>
        </w:numPr>
        <w:rPr>
          <w:sz w:val="24"/>
          <w:szCs w:val="24"/>
          <w:lang w:val="en-IN"/>
        </w:rPr>
      </w:pPr>
      <w:r w:rsidRPr="00390955">
        <w:rPr>
          <w:sz w:val="24"/>
          <w:szCs w:val="24"/>
          <w:lang w:val="en-IN"/>
        </w:rPr>
        <w:t>Converting the blueprint to a machine-readable format</w:t>
      </w:r>
    </w:p>
    <w:p w:rsidR="00390955" w:rsidRPr="00390955" w:rsidRDefault="00390955" w:rsidP="00390955">
      <w:pPr>
        <w:rPr>
          <w:sz w:val="24"/>
          <w:szCs w:val="24"/>
          <w:lang w:val="en-IN"/>
        </w:rPr>
      </w:pPr>
      <w:r w:rsidRPr="00390955">
        <w:rPr>
          <w:sz w:val="24"/>
          <w:szCs w:val="24"/>
          <w:lang w:val="en-IN"/>
        </w:rPr>
        <w:t>Clean input significantly improves detection accuracy.</w:t>
      </w:r>
    </w:p>
    <w:p w:rsidR="00390955" w:rsidRPr="00390955" w:rsidRDefault="00390955" w:rsidP="00390955">
      <w:pPr>
        <w:rPr>
          <w:b/>
          <w:bCs/>
          <w:sz w:val="24"/>
          <w:szCs w:val="24"/>
          <w:lang w:val="en-IN"/>
        </w:rPr>
      </w:pPr>
      <w:r w:rsidRPr="00390955">
        <w:rPr>
          <w:b/>
          <w:bCs/>
          <w:sz w:val="24"/>
          <w:szCs w:val="24"/>
          <w:lang w:val="en-IN"/>
        </w:rPr>
        <w:t>b. Detection Module (YOLO / Segmentation Models)</w:t>
      </w:r>
    </w:p>
    <w:p w:rsidR="00390955" w:rsidRPr="00390955" w:rsidRDefault="00390955" w:rsidP="00390955">
      <w:pPr>
        <w:rPr>
          <w:sz w:val="24"/>
          <w:szCs w:val="24"/>
          <w:lang w:val="en-IN"/>
        </w:rPr>
      </w:pPr>
      <w:r w:rsidRPr="00390955">
        <w:rPr>
          <w:sz w:val="24"/>
          <w:szCs w:val="24"/>
          <w:lang w:val="en-IN"/>
        </w:rPr>
        <w:t>This module detects key architectural components:</w:t>
      </w:r>
    </w:p>
    <w:p w:rsidR="00390955" w:rsidRPr="00390955" w:rsidRDefault="00390955" w:rsidP="00390955">
      <w:pPr>
        <w:numPr>
          <w:ilvl w:val="0"/>
          <w:numId w:val="15"/>
        </w:numPr>
        <w:rPr>
          <w:sz w:val="24"/>
          <w:szCs w:val="24"/>
          <w:lang w:val="en-IN"/>
        </w:rPr>
      </w:pPr>
      <w:r w:rsidRPr="00390955">
        <w:rPr>
          <w:sz w:val="24"/>
          <w:szCs w:val="24"/>
          <w:lang w:val="en-IN"/>
        </w:rPr>
        <w:t>Walls</w:t>
      </w:r>
    </w:p>
    <w:p w:rsidR="00390955" w:rsidRPr="00390955" w:rsidRDefault="00390955" w:rsidP="00390955">
      <w:pPr>
        <w:numPr>
          <w:ilvl w:val="0"/>
          <w:numId w:val="15"/>
        </w:numPr>
        <w:rPr>
          <w:sz w:val="24"/>
          <w:szCs w:val="24"/>
          <w:lang w:val="en-IN"/>
        </w:rPr>
      </w:pPr>
      <w:r w:rsidRPr="00390955">
        <w:rPr>
          <w:sz w:val="24"/>
          <w:szCs w:val="24"/>
          <w:lang w:val="en-IN"/>
        </w:rPr>
        <w:t>Doors</w:t>
      </w:r>
    </w:p>
    <w:p w:rsidR="00390955" w:rsidRPr="00390955" w:rsidRDefault="00390955" w:rsidP="00390955">
      <w:pPr>
        <w:numPr>
          <w:ilvl w:val="0"/>
          <w:numId w:val="15"/>
        </w:numPr>
        <w:rPr>
          <w:sz w:val="24"/>
          <w:szCs w:val="24"/>
          <w:lang w:val="en-IN"/>
        </w:rPr>
      </w:pPr>
      <w:r w:rsidRPr="00390955">
        <w:rPr>
          <w:sz w:val="24"/>
          <w:szCs w:val="24"/>
          <w:lang w:val="en-IN"/>
        </w:rPr>
        <w:t>Windows</w:t>
      </w:r>
    </w:p>
    <w:p w:rsidR="00390955" w:rsidRPr="00390955" w:rsidRDefault="00390955" w:rsidP="00390955">
      <w:pPr>
        <w:numPr>
          <w:ilvl w:val="0"/>
          <w:numId w:val="15"/>
        </w:numPr>
        <w:rPr>
          <w:sz w:val="24"/>
          <w:szCs w:val="24"/>
          <w:lang w:val="en-IN"/>
        </w:rPr>
      </w:pPr>
      <w:r w:rsidRPr="00390955">
        <w:rPr>
          <w:sz w:val="24"/>
          <w:szCs w:val="24"/>
          <w:lang w:val="en-IN"/>
        </w:rPr>
        <w:t>Room boundaries</w:t>
      </w:r>
    </w:p>
    <w:p w:rsidR="00390955" w:rsidRPr="00390955" w:rsidRDefault="00390955" w:rsidP="00390955">
      <w:pPr>
        <w:numPr>
          <w:ilvl w:val="0"/>
          <w:numId w:val="15"/>
        </w:numPr>
        <w:rPr>
          <w:sz w:val="24"/>
          <w:szCs w:val="24"/>
          <w:lang w:val="en-IN"/>
        </w:rPr>
      </w:pPr>
      <w:r w:rsidRPr="00390955">
        <w:rPr>
          <w:sz w:val="24"/>
          <w:szCs w:val="24"/>
          <w:lang w:val="en-IN"/>
        </w:rPr>
        <w:t>Symbols and dimension lines</w:t>
      </w:r>
    </w:p>
    <w:p w:rsidR="00390955" w:rsidRPr="00390955" w:rsidRDefault="00390955" w:rsidP="00390955">
      <w:pPr>
        <w:rPr>
          <w:sz w:val="24"/>
          <w:szCs w:val="24"/>
          <w:lang w:val="en-IN"/>
        </w:rPr>
      </w:pPr>
      <w:r w:rsidRPr="00390955">
        <w:rPr>
          <w:sz w:val="24"/>
          <w:szCs w:val="24"/>
          <w:lang w:val="en-IN"/>
        </w:rPr>
        <w:t xml:space="preserve">Models like </w:t>
      </w:r>
      <w:r w:rsidRPr="00390955">
        <w:rPr>
          <w:b/>
          <w:bCs/>
          <w:sz w:val="24"/>
          <w:szCs w:val="24"/>
          <w:lang w:val="en-IN"/>
        </w:rPr>
        <w:t>YOLOv8</w:t>
      </w:r>
      <w:r w:rsidRPr="00390955">
        <w:rPr>
          <w:sz w:val="24"/>
          <w:szCs w:val="24"/>
          <w:lang w:val="en-IN"/>
        </w:rPr>
        <w:t xml:space="preserve"> or segmentation networks are trained on annotated floor plan datasets (e.g., CubiCasa5K).</w:t>
      </w:r>
    </w:p>
    <w:p w:rsidR="00390955" w:rsidRPr="00390955" w:rsidRDefault="00390955" w:rsidP="00390955">
      <w:pPr>
        <w:rPr>
          <w:b/>
          <w:bCs/>
          <w:sz w:val="24"/>
          <w:szCs w:val="24"/>
          <w:lang w:val="en-IN"/>
        </w:rPr>
      </w:pPr>
      <w:r w:rsidRPr="00390955">
        <w:rPr>
          <w:b/>
          <w:bCs/>
          <w:sz w:val="24"/>
          <w:szCs w:val="24"/>
          <w:lang w:val="en-IN"/>
        </w:rPr>
        <w:t>c. Geometry Reconstruction Module</w:t>
      </w:r>
    </w:p>
    <w:p w:rsidR="00390955" w:rsidRPr="00390955" w:rsidRDefault="00390955" w:rsidP="00390955">
      <w:pPr>
        <w:rPr>
          <w:sz w:val="24"/>
          <w:szCs w:val="24"/>
          <w:lang w:val="en-IN"/>
        </w:rPr>
      </w:pPr>
      <w:r w:rsidRPr="00390955">
        <w:rPr>
          <w:sz w:val="24"/>
          <w:szCs w:val="24"/>
          <w:lang w:val="en-IN"/>
        </w:rPr>
        <w:t>Converts detected shapes into 3D primitives through:</w:t>
      </w:r>
    </w:p>
    <w:p w:rsidR="00390955" w:rsidRPr="00390955" w:rsidRDefault="00390955" w:rsidP="00390955">
      <w:pPr>
        <w:numPr>
          <w:ilvl w:val="0"/>
          <w:numId w:val="16"/>
        </w:numPr>
        <w:rPr>
          <w:sz w:val="24"/>
          <w:szCs w:val="24"/>
          <w:lang w:val="en-IN"/>
        </w:rPr>
      </w:pPr>
      <w:r w:rsidRPr="00390955">
        <w:rPr>
          <w:sz w:val="24"/>
          <w:szCs w:val="24"/>
          <w:lang w:val="en-IN"/>
        </w:rPr>
        <w:t>Wall vectorization and extrusion</w:t>
      </w:r>
    </w:p>
    <w:p w:rsidR="00390955" w:rsidRPr="00390955" w:rsidRDefault="00390955" w:rsidP="00390955">
      <w:pPr>
        <w:numPr>
          <w:ilvl w:val="0"/>
          <w:numId w:val="16"/>
        </w:numPr>
        <w:rPr>
          <w:sz w:val="24"/>
          <w:szCs w:val="24"/>
          <w:lang w:val="en-IN"/>
        </w:rPr>
      </w:pPr>
      <w:r w:rsidRPr="00390955">
        <w:rPr>
          <w:sz w:val="24"/>
          <w:szCs w:val="24"/>
          <w:lang w:val="en-IN"/>
        </w:rPr>
        <w:t>Polygon formation for rooms</w:t>
      </w:r>
    </w:p>
    <w:p w:rsidR="00390955" w:rsidRPr="00390955" w:rsidRDefault="00390955" w:rsidP="00390955">
      <w:pPr>
        <w:numPr>
          <w:ilvl w:val="0"/>
          <w:numId w:val="16"/>
        </w:numPr>
        <w:rPr>
          <w:sz w:val="24"/>
          <w:szCs w:val="24"/>
          <w:lang w:val="en-IN"/>
        </w:rPr>
      </w:pPr>
      <w:r w:rsidRPr="00390955">
        <w:rPr>
          <w:sz w:val="24"/>
          <w:szCs w:val="24"/>
          <w:lang w:val="en-IN"/>
        </w:rPr>
        <w:t>CSG operations to carve out door/window openings</w:t>
      </w:r>
    </w:p>
    <w:p w:rsidR="00390955" w:rsidRPr="00390955" w:rsidRDefault="00390955" w:rsidP="00390955">
      <w:pPr>
        <w:numPr>
          <w:ilvl w:val="0"/>
          <w:numId w:val="16"/>
        </w:numPr>
        <w:rPr>
          <w:sz w:val="24"/>
          <w:szCs w:val="24"/>
          <w:lang w:val="en-IN"/>
        </w:rPr>
      </w:pPr>
      <w:r w:rsidRPr="00390955">
        <w:rPr>
          <w:sz w:val="24"/>
          <w:szCs w:val="24"/>
          <w:lang w:val="en-IN"/>
        </w:rPr>
        <w:t>Snapping algorithms to ensure structural alignment</w:t>
      </w:r>
    </w:p>
    <w:p w:rsidR="00390955" w:rsidRPr="00390955" w:rsidRDefault="00390955" w:rsidP="00390955">
      <w:pPr>
        <w:rPr>
          <w:sz w:val="24"/>
          <w:szCs w:val="24"/>
          <w:lang w:val="en-IN"/>
        </w:rPr>
      </w:pPr>
      <w:r w:rsidRPr="00390955">
        <w:rPr>
          <w:sz w:val="24"/>
          <w:szCs w:val="24"/>
          <w:lang w:val="en-IN"/>
        </w:rPr>
        <w:t>The output is a clean, manifold 3D mesh.</w:t>
      </w:r>
    </w:p>
    <w:p w:rsidR="00390955" w:rsidRPr="00390955" w:rsidRDefault="00390955" w:rsidP="00390955">
      <w:pPr>
        <w:rPr>
          <w:sz w:val="24"/>
          <w:szCs w:val="24"/>
        </w:rPr>
        <w:sectPr w:rsidR="00390955" w:rsidRPr="00390955">
          <w:headerReference w:type="default" r:id="rId10"/>
          <w:pgSz w:w="11910" w:h="16840"/>
          <w:pgMar w:top="1880" w:right="850" w:bottom="280" w:left="708" w:header="1454" w:footer="0" w:gutter="0"/>
          <w:cols w:space="720"/>
        </w:sectPr>
      </w:pPr>
    </w:p>
    <w:p w:rsidR="00504041" w:rsidRPr="00504041" w:rsidRDefault="00504041" w:rsidP="00504041">
      <w:pPr>
        <w:pStyle w:val="BodyText"/>
        <w:rPr>
          <w:b/>
          <w:bCs/>
          <w:lang w:val="en-IN"/>
        </w:rPr>
      </w:pPr>
      <w:r>
        <w:lastRenderedPageBreak/>
        <w:t xml:space="preserve">                                                             </w:t>
      </w:r>
      <w:r w:rsidRPr="00504041">
        <w:rPr>
          <w:b/>
          <w:bCs/>
          <w:lang w:val="en-IN"/>
        </w:rPr>
        <w:t>SOFTWARE DESIGN</w:t>
      </w:r>
    </w:p>
    <w:p w:rsidR="0087136F" w:rsidRPr="00080A2A" w:rsidRDefault="0087136F" w:rsidP="00504041">
      <w:pPr>
        <w:pStyle w:val="BodyText"/>
      </w:pPr>
    </w:p>
    <w:p w:rsidR="00504041" w:rsidRPr="00504041" w:rsidRDefault="00504041" w:rsidP="00504041">
      <w:pPr>
        <w:pStyle w:val="BodyText"/>
        <w:rPr>
          <w:b/>
          <w:bCs/>
          <w:sz w:val="24"/>
          <w:szCs w:val="24"/>
          <w:lang w:val="en-IN"/>
        </w:rPr>
      </w:pPr>
      <w:r w:rsidRPr="00504041">
        <w:rPr>
          <w:b/>
          <w:bCs/>
          <w:sz w:val="24"/>
          <w:szCs w:val="24"/>
          <w:lang w:val="en-IN"/>
        </w:rPr>
        <w:t>1. Design Goals</w:t>
      </w:r>
    </w:p>
    <w:p w:rsidR="00504041" w:rsidRPr="00E11008" w:rsidRDefault="00504041" w:rsidP="00504041">
      <w:pPr>
        <w:pStyle w:val="BodyText"/>
        <w:numPr>
          <w:ilvl w:val="0"/>
          <w:numId w:val="17"/>
        </w:numPr>
        <w:rPr>
          <w:sz w:val="24"/>
          <w:szCs w:val="24"/>
          <w:lang w:val="en-IN"/>
        </w:rPr>
      </w:pPr>
      <w:r w:rsidRPr="00E11008">
        <w:rPr>
          <w:sz w:val="24"/>
          <w:szCs w:val="24"/>
          <w:lang w:val="en-IN"/>
        </w:rPr>
        <w:t>Modularity: clean separation between UI, backend, and AI/processing layers for easier development and testing.</w:t>
      </w:r>
    </w:p>
    <w:p w:rsidR="00504041" w:rsidRPr="00E11008" w:rsidRDefault="00504041" w:rsidP="00504041">
      <w:pPr>
        <w:pStyle w:val="BodyText"/>
        <w:numPr>
          <w:ilvl w:val="0"/>
          <w:numId w:val="17"/>
        </w:numPr>
        <w:rPr>
          <w:sz w:val="24"/>
          <w:szCs w:val="24"/>
          <w:lang w:val="en-IN"/>
        </w:rPr>
      </w:pPr>
      <w:r w:rsidRPr="00E11008">
        <w:rPr>
          <w:sz w:val="24"/>
          <w:szCs w:val="24"/>
          <w:lang w:val="en-IN"/>
        </w:rPr>
        <w:t>Extensibility: allow swapping models, adding features (multi-floor, furniture) without large rewrites.</w:t>
      </w:r>
    </w:p>
    <w:p w:rsidR="00504041" w:rsidRPr="00E11008" w:rsidRDefault="00504041" w:rsidP="00504041">
      <w:pPr>
        <w:pStyle w:val="BodyText"/>
        <w:numPr>
          <w:ilvl w:val="0"/>
          <w:numId w:val="17"/>
        </w:numPr>
        <w:rPr>
          <w:sz w:val="24"/>
          <w:szCs w:val="24"/>
          <w:lang w:val="en-IN"/>
        </w:rPr>
      </w:pPr>
      <w:r w:rsidRPr="00E11008">
        <w:rPr>
          <w:sz w:val="24"/>
          <w:szCs w:val="24"/>
          <w:lang w:val="en-IN"/>
        </w:rPr>
        <w:t>Responsiveness: interactive 3D preview with low-latency conversion for typical floorplans.</w:t>
      </w:r>
    </w:p>
    <w:p w:rsidR="00504041" w:rsidRPr="00E11008" w:rsidRDefault="00504041" w:rsidP="00504041">
      <w:pPr>
        <w:pStyle w:val="BodyText"/>
        <w:numPr>
          <w:ilvl w:val="0"/>
          <w:numId w:val="17"/>
        </w:numPr>
        <w:rPr>
          <w:sz w:val="24"/>
          <w:szCs w:val="24"/>
          <w:lang w:val="en-IN"/>
        </w:rPr>
      </w:pPr>
      <w:r w:rsidRPr="00E11008">
        <w:rPr>
          <w:sz w:val="24"/>
          <w:szCs w:val="24"/>
          <w:lang w:val="en-IN"/>
        </w:rPr>
        <w:t>Portability: web-first (Next.js + Three.js) so users need no local installs.</w:t>
      </w:r>
    </w:p>
    <w:p w:rsidR="00504041" w:rsidRPr="00E11008" w:rsidRDefault="00504041" w:rsidP="00504041">
      <w:pPr>
        <w:pStyle w:val="BodyText"/>
        <w:numPr>
          <w:ilvl w:val="0"/>
          <w:numId w:val="17"/>
        </w:numPr>
        <w:rPr>
          <w:sz w:val="24"/>
          <w:szCs w:val="24"/>
          <w:lang w:val="en-IN"/>
        </w:rPr>
      </w:pPr>
      <w:r w:rsidRPr="00E11008">
        <w:rPr>
          <w:sz w:val="24"/>
          <w:szCs w:val="24"/>
          <w:lang w:val="en-IN"/>
        </w:rPr>
        <w:t>Robustness: graceful handling of noisy inputs, partial detections, and failures.</w:t>
      </w:r>
    </w:p>
    <w:p w:rsidR="00504041" w:rsidRPr="00E11008" w:rsidRDefault="00000000" w:rsidP="00504041">
      <w:pPr>
        <w:pStyle w:val="BodyText"/>
        <w:rPr>
          <w:sz w:val="24"/>
          <w:szCs w:val="24"/>
          <w:lang w:val="en-IN"/>
        </w:rPr>
      </w:pPr>
      <w:r w:rsidRPr="00E11008">
        <w:rPr>
          <w:sz w:val="24"/>
          <w:szCs w:val="24"/>
          <w:lang w:val="en-IN"/>
        </w:rPr>
        <w:pict w14:anchorId="587E9F42">
          <v:rect id="_x0000_i1025" style="width:0;height:1.5pt" o:hralign="center" o:hrstd="t" o:hr="t" fillcolor="#a0a0a0" stroked="f"/>
        </w:pict>
      </w:r>
    </w:p>
    <w:p w:rsidR="00504041" w:rsidRPr="00504041" w:rsidRDefault="00504041" w:rsidP="00504041">
      <w:pPr>
        <w:pStyle w:val="BodyText"/>
        <w:rPr>
          <w:b/>
          <w:bCs/>
          <w:sz w:val="24"/>
          <w:szCs w:val="24"/>
          <w:lang w:val="en-IN"/>
        </w:rPr>
      </w:pPr>
      <w:r w:rsidRPr="00504041">
        <w:rPr>
          <w:b/>
          <w:bCs/>
          <w:sz w:val="24"/>
          <w:szCs w:val="24"/>
          <w:lang w:val="en-IN"/>
        </w:rPr>
        <w:t>2. High-level Architecture</w:t>
      </w:r>
    </w:p>
    <w:p w:rsidR="00504041" w:rsidRPr="00504041" w:rsidRDefault="00504041" w:rsidP="00504041">
      <w:pPr>
        <w:pStyle w:val="BodyText"/>
        <w:rPr>
          <w:b/>
          <w:sz w:val="24"/>
          <w:szCs w:val="24"/>
          <w:lang w:val="en-IN"/>
        </w:rPr>
      </w:pPr>
      <w:r w:rsidRPr="00504041">
        <w:rPr>
          <w:b/>
          <w:sz w:val="24"/>
          <w:szCs w:val="24"/>
          <w:lang w:val="en-IN"/>
        </w:rPr>
        <w:t>Three-layer modular architecture:</w:t>
      </w:r>
    </w:p>
    <w:p w:rsidR="00504041" w:rsidRPr="00E11008" w:rsidRDefault="00504041" w:rsidP="00504041">
      <w:pPr>
        <w:pStyle w:val="BodyText"/>
        <w:numPr>
          <w:ilvl w:val="0"/>
          <w:numId w:val="18"/>
        </w:numPr>
        <w:rPr>
          <w:sz w:val="24"/>
          <w:szCs w:val="24"/>
          <w:lang w:val="en-IN"/>
        </w:rPr>
      </w:pPr>
      <w:r w:rsidRPr="00E11008">
        <w:rPr>
          <w:sz w:val="24"/>
          <w:szCs w:val="24"/>
          <w:lang w:val="en-IN"/>
        </w:rPr>
        <w:t>Client (Frontend) — Next.js + Tailwind CSS + Three.js</w:t>
      </w:r>
    </w:p>
    <w:p w:rsidR="00504041" w:rsidRPr="00E11008" w:rsidRDefault="00504041" w:rsidP="00504041">
      <w:pPr>
        <w:pStyle w:val="BodyText"/>
        <w:numPr>
          <w:ilvl w:val="1"/>
          <w:numId w:val="18"/>
        </w:numPr>
        <w:rPr>
          <w:sz w:val="24"/>
          <w:szCs w:val="24"/>
          <w:lang w:val="en-IN"/>
        </w:rPr>
      </w:pPr>
      <w:r w:rsidRPr="00E11008">
        <w:rPr>
          <w:sz w:val="24"/>
          <w:szCs w:val="24"/>
          <w:lang w:val="en-IN"/>
        </w:rPr>
        <w:t>Upload UI, progress/status, interactive 3D viewer, export/download controls.</w:t>
      </w:r>
    </w:p>
    <w:p w:rsidR="00504041" w:rsidRPr="00E11008" w:rsidRDefault="00504041" w:rsidP="00504041">
      <w:pPr>
        <w:pStyle w:val="BodyText"/>
        <w:numPr>
          <w:ilvl w:val="0"/>
          <w:numId w:val="18"/>
        </w:numPr>
        <w:rPr>
          <w:sz w:val="24"/>
          <w:szCs w:val="24"/>
          <w:lang w:val="en-IN"/>
        </w:rPr>
      </w:pPr>
      <w:r w:rsidRPr="00E11008">
        <w:rPr>
          <w:sz w:val="24"/>
          <w:szCs w:val="24"/>
          <w:lang w:val="en-IN"/>
        </w:rPr>
        <w:t>API / Backend — Node.js (Express)</w:t>
      </w:r>
    </w:p>
    <w:p w:rsidR="00504041" w:rsidRPr="00E11008" w:rsidRDefault="00504041" w:rsidP="00504041">
      <w:pPr>
        <w:pStyle w:val="BodyText"/>
        <w:numPr>
          <w:ilvl w:val="1"/>
          <w:numId w:val="18"/>
        </w:numPr>
        <w:rPr>
          <w:sz w:val="24"/>
          <w:szCs w:val="24"/>
          <w:lang w:val="en-IN"/>
        </w:rPr>
      </w:pPr>
      <w:r w:rsidRPr="00E11008">
        <w:rPr>
          <w:sz w:val="24"/>
          <w:szCs w:val="24"/>
          <w:lang w:val="en-IN"/>
        </w:rPr>
        <w:t>File upload, job queue, orchestration, authentication (optional), storage, result serving.</w:t>
      </w:r>
    </w:p>
    <w:p w:rsidR="00504041" w:rsidRPr="00E11008" w:rsidRDefault="00504041" w:rsidP="00504041">
      <w:pPr>
        <w:pStyle w:val="BodyText"/>
        <w:numPr>
          <w:ilvl w:val="0"/>
          <w:numId w:val="18"/>
        </w:numPr>
        <w:rPr>
          <w:sz w:val="24"/>
          <w:szCs w:val="24"/>
          <w:lang w:val="en-IN"/>
        </w:rPr>
      </w:pPr>
      <w:r w:rsidRPr="00E11008">
        <w:rPr>
          <w:sz w:val="24"/>
          <w:szCs w:val="24"/>
          <w:lang w:val="en-IN"/>
        </w:rPr>
        <w:t>Processing / AI Engine — Python services (</w:t>
      </w:r>
      <w:proofErr w:type="spellStart"/>
      <w:r w:rsidRPr="00E11008">
        <w:rPr>
          <w:sz w:val="24"/>
          <w:szCs w:val="24"/>
          <w:lang w:val="en-IN"/>
        </w:rPr>
        <w:t>FastAPI</w:t>
      </w:r>
      <w:proofErr w:type="spellEnd"/>
      <w:r w:rsidRPr="00E11008">
        <w:rPr>
          <w:sz w:val="24"/>
          <w:szCs w:val="24"/>
          <w:lang w:val="en-IN"/>
        </w:rPr>
        <w:t>) + OpenCV + ML models (YOLOv8 / segmentation) + geometry reconstructor + optional 3rd-party API adapters (Meshy.ai / Autodesk Forge).</w:t>
      </w:r>
    </w:p>
    <w:p w:rsidR="00504041" w:rsidRPr="00E11008" w:rsidRDefault="00504041" w:rsidP="00504041">
      <w:pPr>
        <w:pStyle w:val="BodyText"/>
        <w:numPr>
          <w:ilvl w:val="1"/>
          <w:numId w:val="18"/>
        </w:numPr>
        <w:rPr>
          <w:sz w:val="24"/>
          <w:szCs w:val="24"/>
          <w:lang w:val="en-IN"/>
        </w:rPr>
      </w:pPr>
      <w:r w:rsidRPr="00E11008">
        <w:rPr>
          <w:sz w:val="24"/>
          <w:szCs w:val="24"/>
          <w:lang w:val="en-IN"/>
        </w:rPr>
        <w:t>Runs detection, vectorization, mesh generation, returns GLTF/OBJ/STL.</w:t>
      </w:r>
    </w:p>
    <w:p w:rsidR="00504041" w:rsidRPr="00504041" w:rsidRDefault="00504041" w:rsidP="00504041">
      <w:pPr>
        <w:pStyle w:val="BodyText"/>
        <w:rPr>
          <w:b/>
          <w:sz w:val="24"/>
          <w:szCs w:val="24"/>
          <w:lang w:val="en-IN"/>
        </w:rPr>
      </w:pPr>
      <w:r w:rsidRPr="00504041">
        <w:rPr>
          <w:b/>
          <w:sz w:val="24"/>
          <w:szCs w:val="24"/>
          <w:lang w:val="en-IN"/>
        </w:rPr>
        <w:t>Supporting pieces:</w:t>
      </w:r>
    </w:p>
    <w:p w:rsidR="00504041" w:rsidRPr="00E11008" w:rsidRDefault="00504041" w:rsidP="00504041">
      <w:pPr>
        <w:pStyle w:val="BodyText"/>
        <w:numPr>
          <w:ilvl w:val="0"/>
          <w:numId w:val="19"/>
        </w:numPr>
        <w:rPr>
          <w:sz w:val="24"/>
          <w:szCs w:val="24"/>
          <w:lang w:val="en-IN"/>
        </w:rPr>
      </w:pPr>
      <w:r w:rsidRPr="00E11008">
        <w:rPr>
          <w:sz w:val="24"/>
          <w:szCs w:val="24"/>
          <w:lang w:val="en-IN"/>
        </w:rPr>
        <w:t>Message queue / Job manager (Redis + Bull / RabbitMQ) for scalable processing.</w:t>
      </w:r>
    </w:p>
    <w:p w:rsidR="00504041" w:rsidRPr="00E11008" w:rsidRDefault="00504041" w:rsidP="00504041">
      <w:pPr>
        <w:pStyle w:val="BodyText"/>
        <w:numPr>
          <w:ilvl w:val="0"/>
          <w:numId w:val="19"/>
        </w:numPr>
        <w:rPr>
          <w:sz w:val="24"/>
          <w:szCs w:val="24"/>
          <w:lang w:val="en-IN"/>
        </w:rPr>
      </w:pPr>
      <w:r w:rsidRPr="00E11008">
        <w:rPr>
          <w:sz w:val="24"/>
          <w:szCs w:val="24"/>
          <w:lang w:val="en-IN"/>
        </w:rPr>
        <w:t>Storage (S3-compatible object store or local blob storage) for uploaded blueprints and generated models.</w:t>
      </w:r>
    </w:p>
    <w:p w:rsidR="00504041" w:rsidRPr="00E11008" w:rsidRDefault="00504041" w:rsidP="00504041">
      <w:pPr>
        <w:pStyle w:val="BodyText"/>
        <w:numPr>
          <w:ilvl w:val="0"/>
          <w:numId w:val="19"/>
        </w:numPr>
        <w:rPr>
          <w:sz w:val="24"/>
          <w:szCs w:val="24"/>
          <w:lang w:val="en-IN"/>
        </w:rPr>
      </w:pPr>
      <w:r w:rsidRPr="00E11008">
        <w:rPr>
          <w:sz w:val="24"/>
          <w:szCs w:val="24"/>
          <w:lang w:val="en-IN"/>
        </w:rPr>
        <w:t>Database (Postgres / MongoDB) for metadata, user jobs, logs.</w:t>
      </w:r>
    </w:p>
    <w:p w:rsidR="00504041" w:rsidRPr="00E11008" w:rsidRDefault="00504041" w:rsidP="00504041">
      <w:pPr>
        <w:pStyle w:val="BodyText"/>
        <w:numPr>
          <w:ilvl w:val="0"/>
          <w:numId w:val="19"/>
        </w:numPr>
        <w:rPr>
          <w:sz w:val="24"/>
          <w:szCs w:val="24"/>
          <w:lang w:val="en-IN"/>
        </w:rPr>
      </w:pPr>
      <w:r w:rsidRPr="00E11008">
        <w:rPr>
          <w:sz w:val="24"/>
          <w:szCs w:val="24"/>
          <w:lang w:val="en-IN"/>
        </w:rPr>
        <w:t>Optional GPU workers for model inference/training (Docker + Kubernetes nodes with GPU).</w:t>
      </w:r>
    </w:p>
    <w:p w:rsidR="00504041" w:rsidRPr="00E11008" w:rsidRDefault="00504041" w:rsidP="00504041">
      <w:pPr>
        <w:pStyle w:val="BodyText"/>
        <w:rPr>
          <w:sz w:val="24"/>
          <w:szCs w:val="24"/>
          <w:lang w:val="en-IN"/>
        </w:rPr>
      </w:pPr>
      <w:r w:rsidRPr="00E11008">
        <w:rPr>
          <w:sz w:val="24"/>
          <w:szCs w:val="24"/>
          <w:lang w:val="en-IN"/>
        </w:rPr>
        <w:t>Artifact (uploaded project doc): /</w:t>
      </w:r>
      <w:proofErr w:type="spellStart"/>
      <w:r w:rsidRPr="00E11008">
        <w:rPr>
          <w:sz w:val="24"/>
          <w:szCs w:val="24"/>
          <w:lang w:val="en-IN"/>
        </w:rPr>
        <w:t>mnt</w:t>
      </w:r>
      <w:proofErr w:type="spellEnd"/>
      <w:r w:rsidRPr="00E11008">
        <w:rPr>
          <w:sz w:val="24"/>
          <w:szCs w:val="24"/>
          <w:lang w:val="en-IN"/>
        </w:rPr>
        <w:t>/data/IDP incomplete.pdf — use for reference and dataset notes.</w:t>
      </w:r>
    </w:p>
    <w:p w:rsidR="00504041" w:rsidRPr="00504041" w:rsidRDefault="00000000" w:rsidP="00504041">
      <w:pPr>
        <w:pStyle w:val="BodyText"/>
        <w:rPr>
          <w:b/>
          <w:sz w:val="24"/>
          <w:szCs w:val="24"/>
          <w:lang w:val="en-IN"/>
        </w:rPr>
      </w:pPr>
      <w:r>
        <w:rPr>
          <w:b/>
          <w:sz w:val="24"/>
          <w:szCs w:val="24"/>
          <w:lang w:val="en-IN"/>
        </w:rPr>
        <w:pict w14:anchorId="0CB0811E">
          <v:rect id="_x0000_i1026" style="width:0;height:1.5pt" o:hralign="center" o:hrstd="t" o:hr="t" fillcolor="#a0a0a0" stroked="f"/>
        </w:pict>
      </w:r>
    </w:p>
    <w:p w:rsidR="00504041" w:rsidRPr="00504041" w:rsidRDefault="00504041" w:rsidP="00504041">
      <w:pPr>
        <w:pStyle w:val="BodyText"/>
        <w:rPr>
          <w:b/>
          <w:bCs/>
          <w:sz w:val="24"/>
          <w:szCs w:val="24"/>
          <w:lang w:val="en-IN"/>
        </w:rPr>
      </w:pPr>
      <w:r w:rsidRPr="00504041">
        <w:rPr>
          <w:b/>
          <w:bCs/>
          <w:sz w:val="24"/>
          <w:szCs w:val="24"/>
          <w:lang w:val="en-IN"/>
        </w:rPr>
        <w:t>3. Component Breakdown &amp; Responsibilities</w:t>
      </w:r>
    </w:p>
    <w:p w:rsidR="00504041" w:rsidRPr="00504041" w:rsidRDefault="00504041" w:rsidP="00504041">
      <w:pPr>
        <w:pStyle w:val="BodyText"/>
        <w:rPr>
          <w:b/>
          <w:bCs/>
          <w:sz w:val="24"/>
          <w:szCs w:val="24"/>
          <w:lang w:val="en-IN"/>
        </w:rPr>
      </w:pPr>
      <w:r w:rsidRPr="00504041">
        <w:rPr>
          <w:b/>
          <w:bCs/>
          <w:sz w:val="24"/>
          <w:szCs w:val="24"/>
          <w:lang w:val="en-IN"/>
        </w:rPr>
        <w:t>3.1 Frontend</w:t>
      </w:r>
    </w:p>
    <w:p w:rsidR="00504041" w:rsidRPr="00E11008" w:rsidRDefault="00504041" w:rsidP="00504041">
      <w:pPr>
        <w:pStyle w:val="BodyText"/>
        <w:numPr>
          <w:ilvl w:val="0"/>
          <w:numId w:val="20"/>
        </w:numPr>
        <w:rPr>
          <w:sz w:val="24"/>
          <w:szCs w:val="24"/>
          <w:lang w:val="en-IN"/>
        </w:rPr>
      </w:pPr>
      <w:r w:rsidRPr="00E11008">
        <w:rPr>
          <w:sz w:val="24"/>
          <w:szCs w:val="24"/>
          <w:lang w:val="en-IN"/>
        </w:rPr>
        <w:t>Upload Component: drag &amp; drop, file validation, thumbnail preview.</w:t>
      </w:r>
    </w:p>
    <w:p w:rsidR="00504041" w:rsidRPr="00E11008" w:rsidRDefault="00504041" w:rsidP="00504041">
      <w:pPr>
        <w:pStyle w:val="BodyText"/>
        <w:numPr>
          <w:ilvl w:val="0"/>
          <w:numId w:val="20"/>
        </w:numPr>
        <w:rPr>
          <w:sz w:val="24"/>
          <w:szCs w:val="24"/>
          <w:lang w:val="en-IN"/>
        </w:rPr>
      </w:pPr>
      <w:r w:rsidRPr="00E11008">
        <w:rPr>
          <w:sz w:val="24"/>
          <w:szCs w:val="24"/>
          <w:lang w:val="en-IN"/>
        </w:rPr>
        <w:lastRenderedPageBreak/>
        <w:t>Job Monitor: shows status (Queued → Preprocessing → Detection → Reconstruction → Ready).</w:t>
      </w:r>
    </w:p>
    <w:p w:rsidR="00504041" w:rsidRPr="00E11008" w:rsidRDefault="00504041" w:rsidP="00504041">
      <w:pPr>
        <w:pStyle w:val="BodyText"/>
        <w:numPr>
          <w:ilvl w:val="0"/>
          <w:numId w:val="20"/>
        </w:numPr>
        <w:rPr>
          <w:sz w:val="24"/>
          <w:szCs w:val="24"/>
          <w:lang w:val="en-IN"/>
        </w:rPr>
      </w:pPr>
      <w:r w:rsidRPr="00E11008">
        <w:rPr>
          <w:sz w:val="24"/>
          <w:szCs w:val="24"/>
          <w:lang w:val="en-IN"/>
        </w:rPr>
        <w:t>3D Viewer: Three.js scene with camera controls, layer toggles (walls, openings, rooms), measurements overlay.</w:t>
      </w:r>
    </w:p>
    <w:p w:rsidR="00504041" w:rsidRPr="00E11008" w:rsidRDefault="00504041" w:rsidP="00504041">
      <w:pPr>
        <w:pStyle w:val="BodyText"/>
        <w:numPr>
          <w:ilvl w:val="0"/>
          <w:numId w:val="20"/>
        </w:numPr>
        <w:rPr>
          <w:sz w:val="24"/>
          <w:szCs w:val="24"/>
          <w:lang w:val="en-IN"/>
        </w:rPr>
      </w:pPr>
      <w:r w:rsidRPr="00E11008">
        <w:rPr>
          <w:sz w:val="24"/>
          <w:szCs w:val="24"/>
          <w:lang w:val="en-IN"/>
        </w:rPr>
        <w:t>Export Controls: select format (GLTF/OBJ/STL), download link.</w:t>
      </w:r>
    </w:p>
    <w:p w:rsidR="00504041" w:rsidRPr="00E11008" w:rsidRDefault="00504041" w:rsidP="00504041">
      <w:pPr>
        <w:pStyle w:val="BodyText"/>
        <w:numPr>
          <w:ilvl w:val="0"/>
          <w:numId w:val="20"/>
        </w:numPr>
        <w:rPr>
          <w:sz w:val="24"/>
          <w:szCs w:val="24"/>
          <w:lang w:val="en-IN"/>
        </w:rPr>
      </w:pPr>
      <w:r w:rsidRPr="00E11008">
        <w:rPr>
          <w:sz w:val="24"/>
          <w:szCs w:val="24"/>
          <w:lang w:val="en-IN"/>
        </w:rPr>
        <w:t>Error UI: helpful messages when detection fails; option to submit manual correction.</w:t>
      </w:r>
    </w:p>
    <w:p w:rsidR="0087136F" w:rsidRDefault="0087136F">
      <w:pPr>
        <w:pStyle w:val="BodyText"/>
        <w:rPr>
          <w:b/>
          <w:sz w:val="24"/>
          <w:szCs w:val="24"/>
        </w:rPr>
      </w:pPr>
    </w:p>
    <w:p w:rsidR="00504041" w:rsidRPr="00504041" w:rsidRDefault="00504041" w:rsidP="00504041">
      <w:pPr>
        <w:pStyle w:val="BodyText"/>
        <w:rPr>
          <w:b/>
          <w:bCs/>
          <w:sz w:val="24"/>
          <w:szCs w:val="24"/>
          <w:lang w:val="en-IN"/>
        </w:rPr>
      </w:pPr>
      <w:r w:rsidRPr="00504041">
        <w:rPr>
          <w:b/>
          <w:bCs/>
          <w:sz w:val="24"/>
          <w:szCs w:val="24"/>
          <w:lang w:val="en-IN"/>
        </w:rPr>
        <w:t>3.2 Backend / API</w:t>
      </w:r>
    </w:p>
    <w:p w:rsidR="00504041" w:rsidRPr="00E11008" w:rsidRDefault="00504041" w:rsidP="00504041">
      <w:pPr>
        <w:pStyle w:val="BodyText"/>
        <w:numPr>
          <w:ilvl w:val="0"/>
          <w:numId w:val="21"/>
        </w:numPr>
        <w:rPr>
          <w:sz w:val="24"/>
          <w:szCs w:val="24"/>
          <w:lang w:val="en-IN"/>
        </w:rPr>
      </w:pPr>
      <w:r w:rsidRPr="00E11008">
        <w:rPr>
          <w:sz w:val="24"/>
          <w:szCs w:val="24"/>
          <w:lang w:val="en-IN"/>
        </w:rPr>
        <w:t>REST endpoints (examples):</w:t>
      </w:r>
    </w:p>
    <w:p w:rsidR="00504041" w:rsidRPr="00E11008" w:rsidRDefault="00504041" w:rsidP="00504041">
      <w:pPr>
        <w:pStyle w:val="BodyText"/>
        <w:numPr>
          <w:ilvl w:val="1"/>
          <w:numId w:val="21"/>
        </w:numPr>
        <w:rPr>
          <w:bCs/>
          <w:sz w:val="24"/>
          <w:szCs w:val="24"/>
          <w:lang w:val="en-IN"/>
        </w:rPr>
      </w:pPr>
      <w:r w:rsidRPr="00E11008">
        <w:rPr>
          <w:bCs/>
          <w:sz w:val="24"/>
          <w:szCs w:val="24"/>
          <w:lang w:val="en-IN"/>
        </w:rPr>
        <w:t>POST /</w:t>
      </w:r>
      <w:proofErr w:type="spellStart"/>
      <w:r w:rsidRPr="00E11008">
        <w:rPr>
          <w:bCs/>
          <w:sz w:val="24"/>
          <w:szCs w:val="24"/>
          <w:lang w:val="en-IN"/>
        </w:rPr>
        <w:t>api</w:t>
      </w:r>
      <w:proofErr w:type="spellEnd"/>
      <w:r w:rsidRPr="00E11008">
        <w:rPr>
          <w:bCs/>
          <w:sz w:val="24"/>
          <w:szCs w:val="24"/>
          <w:lang w:val="en-IN"/>
        </w:rPr>
        <w:t>/upload — accepts blueprint (multipart) and returns job id.</w:t>
      </w:r>
    </w:p>
    <w:p w:rsidR="00504041" w:rsidRPr="00E11008" w:rsidRDefault="00504041" w:rsidP="00504041">
      <w:pPr>
        <w:pStyle w:val="BodyText"/>
        <w:numPr>
          <w:ilvl w:val="1"/>
          <w:numId w:val="21"/>
        </w:numPr>
        <w:rPr>
          <w:bCs/>
          <w:sz w:val="24"/>
          <w:szCs w:val="24"/>
          <w:lang w:val="en-IN"/>
        </w:rPr>
      </w:pPr>
      <w:r w:rsidRPr="00E11008">
        <w:rPr>
          <w:bCs/>
          <w:sz w:val="24"/>
          <w:szCs w:val="24"/>
          <w:lang w:val="en-IN"/>
        </w:rPr>
        <w:t>GET /</w:t>
      </w:r>
      <w:proofErr w:type="spellStart"/>
      <w:r w:rsidRPr="00E11008">
        <w:rPr>
          <w:bCs/>
          <w:sz w:val="24"/>
          <w:szCs w:val="24"/>
          <w:lang w:val="en-IN"/>
        </w:rPr>
        <w:t>api</w:t>
      </w:r>
      <w:proofErr w:type="spellEnd"/>
      <w:r w:rsidRPr="00E11008">
        <w:rPr>
          <w:bCs/>
          <w:sz w:val="24"/>
          <w:szCs w:val="24"/>
          <w:lang w:val="en-IN"/>
        </w:rPr>
        <w:t>/job/:id/status — returns progress/status.</w:t>
      </w:r>
    </w:p>
    <w:p w:rsidR="00504041" w:rsidRPr="00E11008" w:rsidRDefault="00504041" w:rsidP="00504041">
      <w:pPr>
        <w:pStyle w:val="BodyText"/>
        <w:numPr>
          <w:ilvl w:val="1"/>
          <w:numId w:val="21"/>
        </w:numPr>
        <w:rPr>
          <w:bCs/>
          <w:sz w:val="24"/>
          <w:szCs w:val="24"/>
          <w:lang w:val="en-IN"/>
        </w:rPr>
      </w:pPr>
      <w:r w:rsidRPr="00E11008">
        <w:rPr>
          <w:bCs/>
          <w:sz w:val="24"/>
          <w:szCs w:val="24"/>
          <w:lang w:val="en-IN"/>
        </w:rPr>
        <w:t>GET /</w:t>
      </w:r>
      <w:proofErr w:type="spellStart"/>
      <w:r w:rsidRPr="00E11008">
        <w:rPr>
          <w:bCs/>
          <w:sz w:val="24"/>
          <w:szCs w:val="24"/>
          <w:lang w:val="en-IN"/>
        </w:rPr>
        <w:t>api</w:t>
      </w:r>
      <w:proofErr w:type="spellEnd"/>
      <w:r w:rsidRPr="00E11008">
        <w:rPr>
          <w:bCs/>
          <w:sz w:val="24"/>
          <w:szCs w:val="24"/>
          <w:lang w:val="en-IN"/>
        </w:rPr>
        <w:t>/job/:id/result — returns model metadata &amp; download URLs.</w:t>
      </w:r>
    </w:p>
    <w:p w:rsidR="00504041" w:rsidRPr="00E11008" w:rsidRDefault="00504041" w:rsidP="00504041">
      <w:pPr>
        <w:pStyle w:val="BodyText"/>
        <w:numPr>
          <w:ilvl w:val="1"/>
          <w:numId w:val="21"/>
        </w:numPr>
        <w:rPr>
          <w:bCs/>
          <w:sz w:val="24"/>
          <w:szCs w:val="24"/>
          <w:lang w:val="en-IN"/>
        </w:rPr>
      </w:pPr>
      <w:r w:rsidRPr="00E11008">
        <w:rPr>
          <w:bCs/>
          <w:sz w:val="24"/>
          <w:szCs w:val="24"/>
          <w:lang w:val="en-IN"/>
        </w:rPr>
        <w:t>POST /</w:t>
      </w:r>
      <w:proofErr w:type="spellStart"/>
      <w:r w:rsidRPr="00E11008">
        <w:rPr>
          <w:bCs/>
          <w:sz w:val="24"/>
          <w:szCs w:val="24"/>
          <w:lang w:val="en-IN"/>
        </w:rPr>
        <w:t>api</w:t>
      </w:r>
      <w:proofErr w:type="spellEnd"/>
      <w:r w:rsidRPr="00E11008">
        <w:rPr>
          <w:bCs/>
          <w:sz w:val="24"/>
          <w:szCs w:val="24"/>
          <w:lang w:val="en-IN"/>
        </w:rPr>
        <w:t>/job/:id/cancel — cancel job.</w:t>
      </w:r>
    </w:p>
    <w:p w:rsidR="00504041" w:rsidRPr="00E11008" w:rsidRDefault="00504041" w:rsidP="00504041">
      <w:pPr>
        <w:pStyle w:val="BodyText"/>
        <w:numPr>
          <w:ilvl w:val="0"/>
          <w:numId w:val="21"/>
        </w:numPr>
        <w:rPr>
          <w:bCs/>
          <w:sz w:val="24"/>
          <w:szCs w:val="24"/>
          <w:lang w:val="en-IN"/>
        </w:rPr>
      </w:pPr>
      <w:r w:rsidRPr="00E11008">
        <w:rPr>
          <w:bCs/>
          <w:sz w:val="24"/>
          <w:szCs w:val="24"/>
          <w:lang w:val="en-IN"/>
        </w:rPr>
        <w:t>Orchestration: pushes job to queue, assigns to an available worker.</w:t>
      </w:r>
    </w:p>
    <w:p w:rsidR="00504041" w:rsidRPr="00E11008" w:rsidRDefault="00504041" w:rsidP="00504041">
      <w:pPr>
        <w:pStyle w:val="BodyText"/>
        <w:numPr>
          <w:ilvl w:val="0"/>
          <w:numId w:val="21"/>
        </w:numPr>
        <w:rPr>
          <w:bCs/>
          <w:sz w:val="24"/>
          <w:szCs w:val="24"/>
          <w:lang w:val="en-IN"/>
        </w:rPr>
      </w:pPr>
      <w:r w:rsidRPr="00E11008">
        <w:rPr>
          <w:bCs/>
          <w:sz w:val="24"/>
          <w:szCs w:val="24"/>
          <w:lang w:val="en-IN"/>
        </w:rPr>
        <w:t>Auth &amp; Rate-limiting (optional): JWT / API keys and per-user quotas.</w:t>
      </w:r>
    </w:p>
    <w:p w:rsidR="00504041" w:rsidRPr="00E11008" w:rsidRDefault="00504041" w:rsidP="00504041">
      <w:pPr>
        <w:pStyle w:val="BodyText"/>
        <w:numPr>
          <w:ilvl w:val="0"/>
          <w:numId w:val="21"/>
        </w:numPr>
        <w:rPr>
          <w:bCs/>
          <w:sz w:val="24"/>
          <w:szCs w:val="24"/>
          <w:lang w:val="en-IN"/>
        </w:rPr>
      </w:pPr>
      <w:r w:rsidRPr="00E11008">
        <w:rPr>
          <w:bCs/>
          <w:sz w:val="24"/>
          <w:szCs w:val="24"/>
          <w:lang w:val="en-IN"/>
        </w:rPr>
        <w:t>Logging &amp; Metrics: centralized (Prometheus + Grafana / ELK) for debugging and performance.</w:t>
      </w:r>
    </w:p>
    <w:p w:rsidR="00504041" w:rsidRPr="00504041" w:rsidRDefault="00504041" w:rsidP="00504041">
      <w:pPr>
        <w:pStyle w:val="BodyText"/>
        <w:rPr>
          <w:b/>
          <w:bCs/>
          <w:sz w:val="24"/>
          <w:szCs w:val="24"/>
          <w:lang w:val="en-IN"/>
        </w:rPr>
      </w:pPr>
      <w:r w:rsidRPr="00504041">
        <w:rPr>
          <w:b/>
          <w:bCs/>
          <w:sz w:val="24"/>
          <w:szCs w:val="24"/>
          <w:lang w:val="en-IN"/>
        </w:rPr>
        <w:t>3.3 Processing Worker (AI Engine)</w:t>
      </w:r>
    </w:p>
    <w:p w:rsidR="00504041" w:rsidRPr="00E11008" w:rsidRDefault="00504041" w:rsidP="00504041">
      <w:pPr>
        <w:pStyle w:val="BodyText"/>
        <w:numPr>
          <w:ilvl w:val="0"/>
          <w:numId w:val="22"/>
        </w:numPr>
        <w:rPr>
          <w:sz w:val="24"/>
          <w:szCs w:val="24"/>
          <w:lang w:val="en-IN"/>
        </w:rPr>
      </w:pPr>
      <w:r w:rsidRPr="00E11008">
        <w:rPr>
          <w:sz w:val="24"/>
          <w:szCs w:val="24"/>
          <w:lang w:val="en-IN"/>
        </w:rPr>
        <w:t xml:space="preserve">Pre-processing: OpenCV routines (denoising, thresholding, </w:t>
      </w:r>
      <w:proofErr w:type="spellStart"/>
      <w:r w:rsidRPr="00E11008">
        <w:rPr>
          <w:sz w:val="24"/>
          <w:szCs w:val="24"/>
          <w:lang w:val="en-IN"/>
        </w:rPr>
        <w:t>deskew</w:t>
      </w:r>
      <w:proofErr w:type="spellEnd"/>
      <w:r w:rsidRPr="00E11008">
        <w:rPr>
          <w:sz w:val="24"/>
          <w:szCs w:val="24"/>
          <w:lang w:val="en-IN"/>
        </w:rPr>
        <w:t>, normalize DPI).</w:t>
      </w:r>
    </w:p>
    <w:p w:rsidR="00504041" w:rsidRPr="00E11008" w:rsidRDefault="00504041" w:rsidP="00504041">
      <w:pPr>
        <w:pStyle w:val="BodyText"/>
        <w:numPr>
          <w:ilvl w:val="0"/>
          <w:numId w:val="22"/>
        </w:numPr>
        <w:rPr>
          <w:sz w:val="24"/>
          <w:szCs w:val="24"/>
          <w:lang w:val="en-IN"/>
        </w:rPr>
      </w:pPr>
      <w:r w:rsidRPr="00E11008">
        <w:rPr>
          <w:sz w:val="24"/>
          <w:szCs w:val="24"/>
          <w:lang w:val="en-IN"/>
        </w:rPr>
        <w:t>Detection: YOLOv8 (bounding boxes) + segmentation (U-Net/</w:t>
      </w:r>
      <w:proofErr w:type="spellStart"/>
      <w:r w:rsidRPr="00E11008">
        <w:rPr>
          <w:sz w:val="24"/>
          <w:szCs w:val="24"/>
          <w:lang w:val="en-IN"/>
        </w:rPr>
        <w:t>DeepLab</w:t>
      </w:r>
      <w:proofErr w:type="spellEnd"/>
      <w:r w:rsidRPr="00E11008">
        <w:rPr>
          <w:sz w:val="24"/>
          <w:szCs w:val="24"/>
          <w:lang w:val="en-IN"/>
        </w:rPr>
        <w:t>) for pixel-level walls/rooms.</w:t>
      </w:r>
    </w:p>
    <w:p w:rsidR="00504041" w:rsidRPr="00E11008" w:rsidRDefault="00504041" w:rsidP="00504041">
      <w:pPr>
        <w:pStyle w:val="BodyText"/>
        <w:numPr>
          <w:ilvl w:val="0"/>
          <w:numId w:val="22"/>
        </w:numPr>
        <w:rPr>
          <w:sz w:val="24"/>
          <w:szCs w:val="24"/>
          <w:lang w:val="en-IN"/>
        </w:rPr>
      </w:pPr>
      <w:r w:rsidRPr="00E11008">
        <w:rPr>
          <w:sz w:val="24"/>
          <w:szCs w:val="24"/>
          <w:lang w:val="en-IN"/>
        </w:rPr>
        <w:t>Vectorization: line extraction (Hough / morphological), line merging, snapping to grid.</w:t>
      </w:r>
    </w:p>
    <w:p w:rsidR="00504041" w:rsidRPr="00E11008" w:rsidRDefault="00504041" w:rsidP="00504041">
      <w:pPr>
        <w:pStyle w:val="BodyText"/>
        <w:numPr>
          <w:ilvl w:val="0"/>
          <w:numId w:val="22"/>
        </w:numPr>
        <w:rPr>
          <w:sz w:val="24"/>
          <w:szCs w:val="24"/>
          <w:lang w:val="en-IN"/>
        </w:rPr>
      </w:pPr>
      <w:r w:rsidRPr="00E11008">
        <w:rPr>
          <w:sz w:val="24"/>
          <w:szCs w:val="24"/>
          <w:lang w:val="en-IN"/>
        </w:rPr>
        <w:t>Topology Repair: close gaps, enforce orthogonality (if applicable), simplify polygon loops.</w:t>
      </w:r>
    </w:p>
    <w:p w:rsidR="00504041" w:rsidRPr="00E11008" w:rsidRDefault="00504041" w:rsidP="00504041">
      <w:pPr>
        <w:pStyle w:val="BodyText"/>
        <w:numPr>
          <w:ilvl w:val="0"/>
          <w:numId w:val="22"/>
        </w:numPr>
        <w:rPr>
          <w:sz w:val="24"/>
          <w:szCs w:val="24"/>
          <w:lang w:val="en-IN"/>
        </w:rPr>
      </w:pPr>
      <w:r w:rsidRPr="00E11008">
        <w:rPr>
          <w:sz w:val="24"/>
          <w:szCs w:val="24"/>
          <w:lang w:val="en-IN"/>
        </w:rPr>
        <w:t>Geometry Reconstruction: wall extrusion (configurable height), apply CSG for doors/windows, create room polygons.</w:t>
      </w:r>
    </w:p>
    <w:p w:rsidR="00504041" w:rsidRPr="00E11008" w:rsidRDefault="00504041" w:rsidP="00504041">
      <w:pPr>
        <w:pStyle w:val="BodyText"/>
        <w:numPr>
          <w:ilvl w:val="0"/>
          <w:numId w:val="22"/>
        </w:numPr>
        <w:rPr>
          <w:sz w:val="24"/>
          <w:szCs w:val="24"/>
          <w:lang w:val="en-IN"/>
        </w:rPr>
      </w:pPr>
      <w:r w:rsidRPr="00E11008">
        <w:rPr>
          <w:sz w:val="24"/>
          <w:szCs w:val="24"/>
          <w:lang w:val="en-IN"/>
        </w:rPr>
        <w:t>Mesh Optimization: remove degenerate faces, simplify mesh for real-time viewing.</w:t>
      </w:r>
    </w:p>
    <w:p w:rsidR="00504041" w:rsidRPr="00E11008" w:rsidRDefault="00504041" w:rsidP="00504041">
      <w:pPr>
        <w:pStyle w:val="BodyText"/>
        <w:numPr>
          <w:ilvl w:val="0"/>
          <w:numId w:val="22"/>
        </w:numPr>
        <w:rPr>
          <w:sz w:val="24"/>
          <w:szCs w:val="24"/>
          <w:lang w:val="en-IN"/>
        </w:rPr>
      </w:pPr>
      <w:r w:rsidRPr="00E11008">
        <w:rPr>
          <w:sz w:val="24"/>
          <w:szCs w:val="24"/>
          <w:lang w:val="en-IN"/>
        </w:rPr>
        <w:t>Exporter: produce GLTF (preferred for web), OBJ, STL.</w:t>
      </w:r>
    </w:p>
    <w:p w:rsidR="00504041" w:rsidRPr="00E11008" w:rsidRDefault="00504041" w:rsidP="00504041">
      <w:pPr>
        <w:pStyle w:val="BodyText"/>
        <w:numPr>
          <w:ilvl w:val="0"/>
          <w:numId w:val="22"/>
        </w:numPr>
        <w:rPr>
          <w:sz w:val="24"/>
          <w:szCs w:val="24"/>
          <w:lang w:val="en-IN"/>
        </w:rPr>
      </w:pPr>
      <w:r w:rsidRPr="00E11008">
        <w:rPr>
          <w:sz w:val="24"/>
          <w:szCs w:val="24"/>
          <w:lang w:val="en-IN"/>
        </w:rPr>
        <w:t>Postprocess &amp; Upload: store artifacts in object store, update job metadata in DB.</w:t>
      </w:r>
    </w:p>
    <w:p w:rsidR="00504041" w:rsidRPr="00504041" w:rsidRDefault="00000000" w:rsidP="00504041">
      <w:pPr>
        <w:pStyle w:val="BodyText"/>
        <w:rPr>
          <w:b/>
          <w:sz w:val="24"/>
          <w:szCs w:val="24"/>
          <w:lang w:val="en-IN"/>
        </w:rPr>
      </w:pPr>
      <w:r>
        <w:rPr>
          <w:b/>
          <w:sz w:val="24"/>
          <w:szCs w:val="24"/>
          <w:lang w:val="en-IN"/>
        </w:rPr>
        <w:pict w14:anchorId="42400F31">
          <v:rect id="_x0000_i1027" style="width:0;height:1.5pt" o:hralign="center" o:hrstd="t" o:hr="t" fillcolor="#a0a0a0" stroked="f"/>
        </w:pict>
      </w:r>
    </w:p>
    <w:p w:rsidR="00504041" w:rsidRPr="00504041" w:rsidRDefault="00504041" w:rsidP="00504041">
      <w:pPr>
        <w:pStyle w:val="BodyText"/>
        <w:rPr>
          <w:b/>
          <w:bCs/>
          <w:sz w:val="24"/>
          <w:szCs w:val="24"/>
          <w:lang w:val="en-IN"/>
        </w:rPr>
      </w:pPr>
      <w:r w:rsidRPr="00504041">
        <w:rPr>
          <w:b/>
          <w:bCs/>
          <w:sz w:val="24"/>
          <w:szCs w:val="24"/>
          <w:lang w:val="en-IN"/>
        </w:rPr>
        <w:t>4. Data Models (Example Schema)</w:t>
      </w:r>
    </w:p>
    <w:p w:rsidR="00504041" w:rsidRPr="00E11008" w:rsidRDefault="00504041" w:rsidP="00504041">
      <w:pPr>
        <w:pStyle w:val="BodyText"/>
        <w:rPr>
          <w:sz w:val="24"/>
          <w:szCs w:val="24"/>
          <w:lang w:val="en-IN"/>
        </w:rPr>
      </w:pPr>
      <w:r w:rsidRPr="00E11008">
        <w:rPr>
          <w:sz w:val="24"/>
          <w:szCs w:val="24"/>
          <w:lang w:val="en-IN"/>
        </w:rPr>
        <w:t>Job (Postgres / MongoDB)</w:t>
      </w:r>
    </w:p>
    <w:p w:rsidR="00504041" w:rsidRPr="00E11008" w:rsidRDefault="00504041" w:rsidP="00504041">
      <w:pPr>
        <w:pStyle w:val="BodyText"/>
        <w:numPr>
          <w:ilvl w:val="0"/>
          <w:numId w:val="23"/>
        </w:numPr>
        <w:rPr>
          <w:sz w:val="24"/>
          <w:szCs w:val="24"/>
          <w:lang w:val="en-IN"/>
        </w:rPr>
      </w:pPr>
      <w:proofErr w:type="spellStart"/>
      <w:r w:rsidRPr="00E11008">
        <w:rPr>
          <w:sz w:val="24"/>
          <w:szCs w:val="24"/>
          <w:lang w:val="en-IN"/>
        </w:rPr>
        <w:t>job_id</w:t>
      </w:r>
      <w:proofErr w:type="spellEnd"/>
      <w:r w:rsidRPr="00E11008">
        <w:rPr>
          <w:sz w:val="24"/>
          <w:szCs w:val="24"/>
          <w:lang w:val="en-IN"/>
        </w:rPr>
        <w:t xml:space="preserve"> (UUID)</w:t>
      </w:r>
    </w:p>
    <w:p w:rsidR="00504041" w:rsidRPr="00E11008" w:rsidRDefault="00504041" w:rsidP="00504041">
      <w:pPr>
        <w:pStyle w:val="BodyText"/>
        <w:numPr>
          <w:ilvl w:val="0"/>
          <w:numId w:val="23"/>
        </w:numPr>
        <w:rPr>
          <w:sz w:val="24"/>
          <w:szCs w:val="24"/>
          <w:lang w:val="en-IN"/>
        </w:rPr>
      </w:pPr>
      <w:proofErr w:type="spellStart"/>
      <w:r w:rsidRPr="00E11008">
        <w:rPr>
          <w:sz w:val="24"/>
          <w:szCs w:val="24"/>
          <w:lang w:val="en-IN"/>
        </w:rPr>
        <w:t>user_id</w:t>
      </w:r>
      <w:proofErr w:type="spellEnd"/>
      <w:r w:rsidRPr="00E11008">
        <w:rPr>
          <w:sz w:val="24"/>
          <w:szCs w:val="24"/>
          <w:lang w:val="en-IN"/>
        </w:rPr>
        <w:t xml:space="preserve"> (nullable)</w:t>
      </w:r>
    </w:p>
    <w:p w:rsidR="00504041" w:rsidRPr="00E11008" w:rsidRDefault="00504041" w:rsidP="00504041">
      <w:pPr>
        <w:pStyle w:val="BodyText"/>
        <w:numPr>
          <w:ilvl w:val="0"/>
          <w:numId w:val="23"/>
        </w:numPr>
        <w:rPr>
          <w:bCs/>
          <w:sz w:val="24"/>
          <w:szCs w:val="24"/>
          <w:lang w:val="en-IN"/>
        </w:rPr>
      </w:pPr>
      <w:proofErr w:type="spellStart"/>
      <w:r w:rsidRPr="00E11008">
        <w:rPr>
          <w:bCs/>
          <w:sz w:val="24"/>
          <w:szCs w:val="24"/>
          <w:lang w:val="en-IN"/>
        </w:rPr>
        <w:lastRenderedPageBreak/>
        <w:t>file_path</w:t>
      </w:r>
      <w:proofErr w:type="spellEnd"/>
      <w:r w:rsidRPr="00E11008">
        <w:rPr>
          <w:bCs/>
          <w:sz w:val="24"/>
          <w:szCs w:val="24"/>
          <w:lang w:val="en-IN"/>
        </w:rPr>
        <w:t xml:space="preserve"> (string) — e.g. /</w:t>
      </w:r>
      <w:proofErr w:type="spellStart"/>
      <w:r w:rsidRPr="00E11008">
        <w:rPr>
          <w:bCs/>
          <w:sz w:val="24"/>
          <w:szCs w:val="24"/>
          <w:lang w:val="en-IN"/>
        </w:rPr>
        <w:t>mnt</w:t>
      </w:r>
      <w:proofErr w:type="spellEnd"/>
      <w:r w:rsidRPr="00E11008">
        <w:rPr>
          <w:bCs/>
          <w:sz w:val="24"/>
          <w:szCs w:val="24"/>
          <w:lang w:val="en-IN"/>
        </w:rPr>
        <w:t>/data/IDP incomplete.pdf (original upload)</w:t>
      </w:r>
    </w:p>
    <w:p w:rsidR="00504041" w:rsidRPr="00E11008" w:rsidRDefault="00504041" w:rsidP="00504041">
      <w:pPr>
        <w:pStyle w:val="BodyText"/>
        <w:numPr>
          <w:ilvl w:val="0"/>
          <w:numId w:val="23"/>
        </w:numPr>
        <w:rPr>
          <w:bCs/>
          <w:sz w:val="24"/>
          <w:szCs w:val="24"/>
          <w:lang w:val="en-IN"/>
        </w:rPr>
      </w:pPr>
      <w:r w:rsidRPr="00E11008">
        <w:rPr>
          <w:bCs/>
          <w:sz w:val="24"/>
          <w:szCs w:val="24"/>
          <w:lang w:val="en-IN"/>
        </w:rPr>
        <w:t>status (</w:t>
      </w:r>
      <w:proofErr w:type="spellStart"/>
      <w:r w:rsidRPr="00E11008">
        <w:rPr>
          <w:bCs/>
          <w:sz w:val="24"/>
          <w:szCs w:val="24"/>
          <w:lang w:val="en-IN"/>
        </w:rPr>
        <w:t>enum</w:t>
      </w:r>
      <w:proofErr w:type="spellEnd"/>
      <w:r w:rsidRPr="00E11008">
        <w:rPr>
          <w:bCs/>
          <w:sz w:val="24"/>
          <w:szCs w:val="24"/>
          <w:lang w:val="en-IN"/>
        </w:rPr>
        <w:t>) — queued, preprocessing, detecting, reconstructing, ready, failed</w:t>
      </w:r>
    </w:p>
    <w:p w:rsidR="00504041" w:rsidRPr="00E11008" w:rsidRDefault="00504041" w:rsidP="00504041">
      <w:pPr>
        <w:pStyle w:val="BodyText"/>
        <w:numPr>
          <w:ilvl w:val="0"/>
          <w:numId w:val="23"/>
        </w:numPr>
        <w:rPr>
          <w:bCs/>
          <w:sz w:val="24"/>
          <w:szCs w:val="24"/>
          <w:lang w:val="en-IN"/>
        </w:rPr>
      </w:pPr>
      <w:proofErr w:type="spellStart"/>
      <w:r w:rsidRPr="00E11008">
        <w:rPr>
          <w:bCs/>
          <w:sz w:val="24"/>
          <w:szCs w:val="24"/>
          <w:lang w:val="en-IN"/>
        </w:rPr>
        <w:t>created_at</w:t>
      </w:r>
      <w:proofErr w:type="spellEnd"/>
      <w:r w:rsidRPr="00E11008">
        <w:rPr>
          <w:bCs/>
          <w:sz w:val="24"/>
          <w:szCs w:val="24"/>
          <w:lang w:val="en-IN"/>
        </w:rPr>
        <w:t xml:space="preserve">, </w:t>
      </w:r>
      <w:proofErr w:type="spellStart"/>
      <w:r w:rsidRPr="00E11008">
        <w:rPr>
          <w:bCs/>
          <w:sz w:val="24"/>
          <w:szCs w:val="24"/>
          <w:lang w:val="en-IN"/>
        </w:rPr>
        <w:t>updated_at</w:t>
      </w:r>
      <w:proofErr w:type="spellEnd"/>
    </w:p>
    <w:p w:rsidR="00504041" w:rsidRPr="00E11008" w:rsidRDefault="00504041" w:rsidP="00504041">
      <w:pPr>
        <w:pStyle w:val="BodyText"/>
        <w:numPr>
          <w:ilvl w:val="0"/>
          <w:numId w:val="23"/>
        </w:numPr>
        <w:rPr>
          <w:bCs/>
          <w:sz w:val="24"/>
          <w:szCs w:val="24"/>
          <w:lang w:val="en-IN"/>
        </w:rPr>
      </w:pPr>
      <w:proofErr w:type="spellStart"/>
      <w:r w:rsidRPr="00E11008">
        <w:rPr>
          <w:bCs/>
          <w:sz w:val="24"/>
          <w:szCs w:val="24"/>
          <w:lang w:val="en-IN"/>
        </w:rPr>
        <w:t>result_paths</w:t>
      </w:r>
      <w:proofErr w:type="spellEnd"/>
      <w:r w:rsidRPr="00E11008">
        <w:rPr>
          <w:bCs/>
          <w:sz w:val="24"/>
          <w:szCs w:val="24"/>
          <w:lang w:val="en-IN"/>
        </w:rPr>
        <w:t xml:space="preserve"> (object) — </w:t>
      </w:r>
      <w:proofErr w:type="gramStart"/>
      <w:r w:rsidRPr="00E11008">
        <w:rPr>
          <w:bCs/>
          <w:sz w:val="24"/>
          <w:szCs w:val="24"/>
          <w:lang w:val="en-IN"/>
        </w:rPr>
        <w:t xml:space="preserve">{ </w:t>
      </w:r>
      <w:proofErr w:type="spellStart"/>
      <w:r w:rsidRPr="00E11008">
        <w:rPr>
          <w:bCs/>
          <w:sz w:val="24"/>
          <w:szCs w:val="24"/>
          <w:lang w:val="en-IN"/>
        </w:rPr>
        <w:t>gltf</w:t>
      </w:r>
      <w:proofErr w:type="spellEnd"/>
      <w:proofErr w:type="gramEnd"/>
      <w:r w:rsidRPr="00E11008">
        <w:rPr>
          <w:bCs/>
          <w:sz w:val="24"/>
          <w:szCs w:val="24"/>
          <w:lang w:val="en-IN"/>
        </w:rPr>
        <w:t xml:space="preserve">: </w:t>
      </w:r>
      <w:proofErr w:type="spellStart"/>
      <w:r w:rsidRPr="00E11008">
        <w:rPr>
          <w:bCs/>
          <w:sz w:val="24"/>
          <w:szCs w:val="24"/>
          <w:lang w:val="en-IN"/>
        </w:rPr>
        <w:t>url</w:t>
      </w:r>
      <w:proofErr w:type="spellEnd"/>
      <w:r w:rsidRPr="00E11008">
        <w:rPr>
          <w:bCs/>
          <w:sz w:val="24"/>
          <w:szCs w:val="24"/>
          <w:lang w:val="en-IN"/>
        </w:rPr>
        <w:t xml:space="preserve">, </w:t>
      </w:r>
      <w:proofErr w:type="spellStart"/>
      <w:r w:rsidRPr="00E11008">
        <w:rPr>
          <w:bCs/>
          <w:sz w:val="24"/>
          <w:szCs w:val="24"/>
          <w:lang w:val="en-IN"/>
        </w:rPr>
        <w:t>obj</w:t>
      </w:r>
      <w:proofErr w:type="spellEnd"/>
      <w:r w:rsidRPr="00E11008">
        <w:rPr>
          <w:bCs/>
          <w:sz w:val="24"/>
          <w:szCs w:val="24"/>
          <w:lang w:val="en-IN"/>
        </w:rPr>
        <w:t xml:space="preserve">: </w:t>
      </w:r>
      <w:proofErr w:type="spellStart"/>
      <w:r w:rsidRPr="00E11008">
        <w:rPr>
          <w:bCs/>
          <w:sz w:val="24"/>
          <w:szCs w:val="24"/>
          <w:lang w:val="en-IN"/>
        </w:rPr>
        <w:t>url</w:t>
      </w:r>
      <w:proofErr w:type="spellEnd"/>
      <w:r w:rsidRPr="00E11008">
        <w:rPr>
          <w:bCs/>
          <w:sz w:val="24"/>
          <w:szCs w:val="24"/>
          <w:lang w:val="en-IN"/>
        </w:rPr>
        <w:t xml:space="preserve">, log: </w:t>
      </w:r>
      <w:proofErr w:type="spellStart"/>
      <w:proofErr w:type="gramStart"/>
      <w:r w:rsidRPr="00E11008">
        <w:rPr>
          <w:bCs/>
          <w:sz w:val="24"/>
          <w:szCs w:val="24"/>
          <w:lang w:val="en-IN"/>
        </w:rPr>
        <w:t>url</w:t>
      </w:r>
      <w:proofErr w:type="spellEnd"/>
      <w:r w:rsidRPr="00E11008">
        <w:rPr>
          <w:bCs/>
          <w:sz w:val="24"/>
          <w:szCs w:val="24"/>
          <w:lang w:val="en-IN"/>
        </w:rPr>
        <w:t xml:space="preserve"> }</w:t>
      </w:r>
      <w:proofErr w:type="gramEnd"/>
    </w:p>
    <w:p w:rsidR="00504041" w:rsidRPr="00E11008" w:rsidRDefault="00504041" w:rsidP="00504041">
      <w:pPr>
        <w:pStyle w:val="BodyText"/>
        <w:numPr>
          <w:ilvl w:val="0"/>
          <w:numId w:val="23"/>
        </w:numPr>
        <w:rPr>
          <w:bCs/>
          <w:sz w:val="24"/>
          <w:szCs w:val="24"/>
          <w:lang w:val="en-IN"/>
        </w:rPr>
      </w:pPr>
      <w:r w:rsidRPr="00E11008">
        <w:rPr>
          <w:bCs/>
          <w:sz w:val="24"/>
          <w:szCs w:val="24"/>
          <w:lang w:val="en-IN"/>
        </w:rPr>
        <w:t>metrics — inference time, memory used, detected elements counts</w:t>
      </w:r>
    </w:p>
    <w:p w:rsidR="00504041" w:rsidRPr="00E11008" w:rsidRDefault="00504041" w:rsidP="00504041">
      <w:pPr>
        <w:pStyle w:val="BodyText"/>
        <w:rPr>
          <w:b/>
          <w:sz w:val="24"/>
          <w:szCs w:val="24"/>
          <w:lang w:val="en-IN"/>
        </w:rPr>
      </w:pPr>
      <w:proofErr w:type="spellStart"/>
      <w:r w:rsidRPr="00E11008">
        <w:rPr>
          <w:b/>
          <w:sz w:val="24"/>
          <w:szCs w:val="24"/>
          <w:lang w:val="en-IN"/>
        </w:rPr>
        <w:t>DetectionRecord</w:t>
      </w:r>
      <w:proofErr w:type="spellEnd"/>
    </w:p>
    <w:p w:rsidR="00504041" w:rsidRPr="00E11008" w:rsidRDefault="00504041" w:rsidP="00504041">
      <w:pPr>
        <w:pStyle w:val="BodyText"/>
        <w:numPr>
          <w:ilvl w:val="0"/>
          <w:numId w:val="24"/>
        </w:numPr>
        <w:rPr>
          <w:bCs/>
          <w:sz w:val="24"/>
          <w:szCs w:val="24"/>
          <w:lang w:val="en-IN"/>
        </w:rPr>
      </w:pPr>
      <w:proofErr w:type="spellStart"/>
      <w:r w:rsidRPr="00E11008">
        <w:rPr>
          <w:bCs/>
          <w:sz w:val="24"/>
          <w:szCs w:val="24"/>
          <w:lang w:val="en-IN"/>
        </w:rPr>
        <w:t>job_id</w:t>
      </w:r>
      <w:proofErr w:type="spellEnd"/>
    </w:p>
    <w:p w:rsidR="00504041" w:rsidRPr="00E11008" w:rsidRDefault="00504041" w:rsidP="00504041">
      <w:pPr>
        <w:pStyle w:val="BodyText"/>
        <w:numPr>
          <w:ilvl w:val="0"/>
          <w:numId w:val="24"/>
        </w:numPr>
        <w:rPr>
          <w:bCs/>
          <w:sz w:val="24"/>
          <w:szCs w:val="24"/>
          <w:lang w:val="en-IN"/>
        </w:rPr>
      </w:pPr>
      <w:proofErr w:type="spellStart"/>
      <w:r w:rsidRPr="00E11008">
        <w:rPr>
          <w:bCs/>
          <w:sz w:val="24"/>
          <w:szCs w:val="24"/>
          <w:lang w:val="en-IN"/>
        </w:rPr>
        <w:t>element_type</w:t>
      </w:r>
      <w:proofErr w:type="spellEnd"/>
      <w:r w:rsidRPr="00E11008">
        <w:rPr>
          <w:bCs/>
          <w:sz w:val="24"/>
          <w:szCs w:val="24"/>
          <w:lang w:val="en-IN"/>
        </w:rPr>
        <w:t xml:space="preserve"> (wall/window/door/room)</w:t>
      </w:r>
    </w:p>
    <w:p w:rsidR="00504041" w:rsidRPr="00E11008" w:rsidRDefault="00504041" w:rsidP="00504041">
      <w:pPr>
        <w:pStyle w:val="BodyText"/>
        <w:numPr>
          <w:ilvl w:val="0"/>
          <w:numId w:val="24"/>
        </w:numPr>
        <w:rPr>
          <w:bCs/>
          <w:sz w:val="24"/>
          <w:szCs w:val="24"/>
          <w:lang w:val="en-IN"/>
        </w:rPr>
      </w:pPr>
      <w:proofErr w:type="spellStart"/>
      <w:r w:rsidRPr="00E11008">
        <w:rPr>
          <w:bCs/>
          <w:sz w:val="24"/>
          <w:szCs w:val="24"/>
          <w:lang w:val="en-IN"/>
        </w:rPr>
        <w:t>bbox</w:t>
      </w:r>
      <w:proofErr w:type="spellEnd"/>
      <w:r w:rsidRPr="00E11008">
        <w:rPr>
          <w:bCs/>
          <w:sz w:val="24"/>
          <w:szCs w:val="24"/>
          <w:lang w:val="en-IN"/>
        </w:rPr>
        <w:t xml:space="preserve"> / polygon coordinates</w:t>
      </w:r>
    </w:p>
    <w:p w:rsidR="00504041" w:rsidRPr="00E11008" w:rsidRDefault="00504041" w:rsidP="00504041">
      <w:pPr>
        <w:pStyle w:val="BodyText"/>
        <w:numPr>
          <w:ilvl w:val="0"/>
          <w:numId w:val="24"/>
        </w:numPr>
        <w:rPr>
          <w:bCs/>
          <w:sz w:val="24"/>
          <w:szCs w:val="24"/>
          <w:lang w:val="en-IN"/>
        </w:rPr>
      </w:pPr>
      <w:proofErr w:type="spellStart"/>
      <w:r w:rsidRPr="00E11008">
        <w:rPr>
          <w:bCs/>
          <w:sz w:val="24"/>
          <w:szCs w:val="24"/>
          <w:lang w:val="en-IN"/>
        </w:rPr>
        <w:t>confidence_score</w:t>
      </w:r>
      <w:proofErr w:type="spellEnd"/>
    </w:p>
    <w:p w:rsidR="00504041" w:rsidRPr="00080A2A" w:rsidRDefault="00504041">
      <w:pPr>
        <w:pStyle w:val="BodyText"/>
        <w:rPr>
          <w:b/>
          <w:sz w:val="24"/>
          <w:szCs w:val="24"/>
        </w:rPr>
        <w:sectPr w:rsidR="00504041" w:rsidRPr="00080A2A">
          <w:pgSz w:w="11910" w:h="16840"/>
          <w:pgMar w:top="1880" w:right="850" w:bottom="280" w:left="708" w:header="1454" w:footer="0" w:gutter="0"/>
          <w:cols w:space="720"/>
        </w:sectPr>
      </w:pPr>
    </w:p>
    <w:p w:rsidR="0087136F" w:rsidRPr="00080A2A" w:rsidRDefault="00EE24B9">
      <w:pPr>
        <w:pStyle w:val="Heading1"/>
        <w:ind w:right="2"/>
        <w:rPr>
          <w:sz w:val="24"/>
          <w:szCs w:val="24"/>
        </w:rPr>
      </w:pPr>
      <w:r w:rsidRPr="00080A2A">
        <w:rPr>
          <w:sz w:val="24"/>
          <w:szCs w:val="24"/>
        </w:rPr>
        <w:lastRenderedPageBreak/>
        <w:t>S</w:t>
      </w:r>
      <w:r w:rsidR="001A23C9">
        <w:rPr>
          <w:sz w:val="24"/>
          <w:szCs w:val="24"/>
        </w:rPr>
        <w:t>YSTEM WORKFLOW</w:t>
      </w:r>
    </w:p>
    <w:p w:rsidR="007755CA" w:rsidRPr="007755CA" w:rsidRDefault="007755CA" w:rsidP="007755CA">
      <w:pPr>
        <w:pStyle w:val="BodyText"/>
        <w:rPr>
          <w:lang w:val="en-IN"/>
        </w:rPr>
      </w:pPr>
      <w:r w:rsidRPr="007755CA">
        <w:rPr>
          <w:lang w:val="en-IN"/>
        </w:rPr>
        <w:t>The system follows a step-by-step workflow that transforms a user-uploaded 2D floor plan into an interactive 3D interior model. The workflow is designed to ensure smooth data flow between the frontend, backend, AI processing components, and the 3D rendering engine.</w:t>
      </w:r>
    </w:p>
    <w:p w:rsidR="007755CA" w:rsidRPr="007755CA" w:rsidRDefault="00000000" w:rsidP="007755CA">
      <w:pPr>
        <w:pStyle w:val="BodyText"/>
        <w:rPr>
          <w:lang w:val="en-IN"/>
        </w:rPr>
      </w:pPr>
      <w:r>
        <w:rPr>
          <w:lang w:val="en-IN"/>
        </w:rPr>
        <w:pict w14:anchorId="1B4C5EF2">
          <v:rect id="_x0000_i1028" style="width:0;height:1.5pt" o:hralign="center" o:hrstd="t" o:hr="t" fillcolor="#a0a0a0" stroked="f"/>
        </w:pict>
      </w:r>
    </w:p>
    <w:p w:rsidR="007755CA" w:rsidRPr="007755CA" w:rsidRDefault="007755CA" w:rsidP="007755CA">
      <w:pPr>
        <w:pStyle w:val="BodyText"/>
        <w:rPr>
          <w:b/>
          <w:bCs/>
          <w:lang w:val="en-IN"/>
        </w:rPr>
      </w:pPr>
      <w:r w:rsidRPr="007755CA">
        <w:rPr>
          <w:b/>
          <w:bCs/>
          <w:lang w:val="en-IN"/>
        </w:rPr>
        <w:t>1. User Upload Phase</w:t>
      </w:r>
    </w:p>
    <w:p w:rsidR="007755CA" w:rsidRPr="007755CA" w:rsidRDefault="007755CA" w:rsidP="007755CA">
      <w:pPr>
        <w:pStyle w:val="BodyText"/>
        <w:rPr>
          <w:lang w:val="en-IN"/>
        </w:rPr>
      </w:pPr>
      <w:r w:rsidRPr="007755CA">
        <w:rPr>
          <w:lang w:val="en-IN"/>
        </w:rPr>
        <w:t>The workflow begins when the user accesses the web platform and uploads a 2D building plan in formats such as JPG, PNG, or PDF.</w:t>
      </w:r>
    </w:p>
    <w:p w:rsidR="007755CA" w:rsidRPr="007755CA" w:rsidRDefault="007755CA" w:rsidP="007755CA">
      <w:pPr>
        <w:pStyle w:val="BodyText"/>
        <w:rPr>
          <w:lang w:val="en-IN"/>
        </w:rPr>
      </w:pPr>
      <w:r w:rsidRPr="007755CA">
        <w:rPr>
          <w:b/>
          <w:bCs/>
          <w:lang w:val="en-IN"/>
        </w:rPr>
        <w:t>Processes involved:</w:t>
      </w:r>
    </w:p>
    <w:p w:rsidR="007755CA" w:rsidRPr="007755CA" w:rsidRDefault="007755CA" w:rsidP="007755CA">
      <w:pPr>
        <w:pStyle w:val="BodyText"/>
        <w:numPr>
          <w:ilvl w:val="0"/>
          <w:numId w:val="54"/>
        </w:numPr>
        <w:rPr>
          <w:lang w:val="en-IN"/>
        </w:rPr>
      </w:pPr>
      <w:r w:rsidRPr="007755CA">
        <w:rPr>
          <w:lang w:val="en-IN"/>
        </w:rPr>
        <w:t>File validation (size, format, resolution)</w:t>
      </w:r>
    </w:p>
    <w:p w:rsidR="007755CA" w:rsidRPr="007755CA" w:rsidRDefault="007755CA" w:rsidP="007755CA">
      <w:pPr>
        <w:pStyle w:val="BodyText"/>
        <w:numPr>
          <w:ilvl w:val="0"/>
          <w:numId w:val="54"/>
        </w:numPr>
        <w:rPr>
          <w:lang w:val="en-IN"/>
        </w:rPr>
      </w:pPr>
      <w:r w:rsidRPr="007755CA">
        <w:rPr>
          <w:lang w:val="en-IN"/>
        </w:rPr>
        <w:t>Temporary storage of the uploaded blueprint</w:t>
      </w:r>
    </w:p>
    <w:p w:rsidR="007755CA" w:rsidRPr="007755CA" w:rsidRDefault="007755CA" w:rsidP="007755CA">
      <w:pPr>
        <w:pStyle w:val="BodyText"/>
        <w:numPr>
          <w:ilvl w:val="0"/>
          <w:numId w:val="54"/>
        </w:numPr>
        <w:rPr>
          <w:lang w:val="en-IN"/>
        </w:rPr>
      </w:pPr>
      <w:r w:rsidRPr="007755CA">
        <w:rPr>
          <w:lang w:val="en-IN"/>
        </w:rPr>
        <w:t>Unique Job ID generation for tracking</w:t>
      </w:r>
    </w:p>
    <w:p w:rsidR="007755CA" w:rsidRPr="007755CA" w:rsidRDefault="007755CA" w:rsidP="007755CA">
      <w:pPr>
        <w:pStyle w:val="BodyText"/>
        <w:rPr>
          <w:lang w:val="en-IN"/>
        </w:rPr>
      </w:pPr>
      <w:r w:rsidRPr="007755CA">
        <w:rPr>
          <w:lang w:val="en-IN"/>
        </w:rPr>
        <w:t>Once uploaded, the system sends a request to the backend to start processing.</w:t>
      </w:r>
    </w:p>
    <w:p w:rsidR="007755CA" w:rsidRPr="007755CA" w:rsidRDefault="00000000" w:rsidP="007755CA">
      <w:pPr>
        <w:pStyle w:val="BodyText"/>
        <w:rPr>
          <w:lang w:val="en-IN"/>
        </w:rPr>
      </w:pPr>
      <w:r>
        <w:rPr>
          <w:lang w:val="en-IN"/>
        </w:rPr>
        <w:pict w14:anchorId="5BE33CA2">
          <v:rect id="_x0000_i1029" style="width:0;height:1.5pt" o:hralign="center" o:hrstd="t" o:hr="t" fillcolor="#a0a0a0" stroked="f"/>
        </w:pict>
      </w:r>
    </w:p>
    <w:p w:rsidR="007755CA" w:rsidRPr="007755CA" w:rsidRDefault="007755CA" w:rsidP="007755CA">
      <w:pPr>
        <w:pStyle w:val="BodyText"/>
        <w:rPr>
          <w:b/>
          <w:bCs/>
          <w:lang w:val="en-IN"/>
        </w:rPr>
      </w:pPr>
      <w:r w:rsidRPr="007755CA">
        <w:rPr>
          <w:b/>
          <w:bCs/>
          <w:lang w:val="en-IN"/>
        </w:rPr>
        <w:t>2. Pre-Processing Phase</w:t>
      </w:r>
    </w:p>
    <w:p w:rsidR="007755CA" w:rsidRPr="007755CA" w:rsidRDefault="007755CA" w:rsidP="007755CA">
      <w:pPr>
        <w:pStyle w:val="BodyText"/>
        <w:rPr>
          <w:lang w:val="en-IN"/>
        </w:rPr>
      </w:pPr>
      <w:r w:rsidRPr="007755CA">
        <w:rPr>
          <w:lang w:val="en-IN"/>
        </w:rPr>
        <w:t>The blueprint is passed to the AI engine, which performs essential image enhancement and cleaning using OpenCV.</w:t>
      </w:r>
    </w:p>
    <w:p w:rsidR="007755CA" w:rsidRPr="007755CA" w:rsidRDefault="007755CA" w:rsidP="007755CA">
      <w:pPr>
        <w:pStyle w:val="BodyText"/>
        <w:rPr>
          <w:lang w:val="en-IN"/>
        </w:rPr>
      </w:pPr>
      <w:r w:rsidRPr="007755CA">
        <w:rPr>
          <w:b/>
          <w:bCs/>
          <w:lang w:val="en-IN"/>
        </w:rPr>
        <w:t>Steps include:</w:t>
      </w:r>
    </w:p>
    <w:p w:rsidR="007755CA" w:rsidRPr="007755CA" w:rsidRDefault="007755CA" w:rsidP="007755CA">
      <w:pPr>
        <w:pStyle w:val="BodyText"/>
        <w:numPr>
          <w:ilvl w:val="0"/>
          <w:numId w:val="55"/>
        </w:numPr>
        <w:rPr>
          <w:lang w:val="en-IN"/>
        </w:rPr>
      </w:pPr>
      <w:r w:rsidRPr="007755CA">
        <w:rPr>
          <w:lang w:val="en-IN"/>
        </w:rPr>
        <w:t>Noise reduction</w:t>
      </w:r>
    </w:p>
    <w:p w:rsidR="007755CA" w:rsidRPr="007755CA" w:rsidRDefault="007755CA" w:rsidP="007755CA">
      <w:pPr>
        <w:pStyle w:val="BodyText"/>
        <w:numPr>
          <w:ilvl w:val="0"/>
          <w:numId w:val="55"/>
        </w:numPr>
        <w:rPr>
          <w:lang w:val="en-IN"/>
        </w:rPr>
      </w:pPr>
      <w:r w:rsidRPr="007755CA">
        <w:rPr>
          <w:lang w:val="en-IN"/>
        </w:rPr>
        <w:t>Line sharpening and edge enhancement</w:t>
      </w:r>
    </w:p>
    <w:p w:rsidR="007755CA" w:rsidRPr="007755CA" w:rsidRDefault="007755CA" w:rsidP="007755CA">
      <w:pPr>
        <w:pStyle w:val="BodyText"/>
        <w:numPr>
          <w:ilvl w:val="0"/>
          <w:numId w:val="55"/>
        </w:numPr>
        <w:rPr>
          <w:lang w:val="en-IN"/>
        </w:rPr>
      </w:pPr>
      <w:r w:rsidRPr="007755CA">
        <w:rPr>
          <w:lang w:val="en-IN"/>
        </w:rPr>
        <w:t>Thresholding and contrast adjustment</w:t>
      </w:r>
    </w:p>
    <w:p w:rsidR="007755CA" w:rsidRPr="007755CA" w:rsidRDefault="007755CA" w:rsidP="007755CA">
      <w:pPr>
        <w:pStyle w:val="BodyText"/>
        <w:numPr>
          <w:ilvl w:val="0"/>
          <w:numId w:val="55"/>
        </w:numPr>
        <w:rPr>
          <w:lang w:val="en-IN"/>
        </w:rPr>
      </w:pPr>
      <w:r w:rsidRPr="007755CA">
        <w:rPr>
          <w:lang w:val="en-IN"/>
        </w:rPr>
        <w:t>Correcting skew or rotation</w:t>
      </w:r>
    </w:p>
    <w:p w:rsidR="007755CA" w:rsidRPr="007755CA" w:rsidRDefault="007755CA" w:rsidP="007755CA">
      <w:pPr>
        <w:pStyle w:val="BodyText"/>
        <w:numPr>
          <w:ilvl w:val="0"/>
          <w:numId w:val="55"/>
        </w:numPr>
        <w:rPr>
          <w:lang w:val="en-IN"/>
        </w:rPr>
      </w:pPr>
      <w:r w:rsidRPr="007755CA">
        <w:rPr>
          <w:lang w:val="en-IN"/>
        </w:rPr>
        <w:t>Converting the blueprint to a standardized grayscale format</w:t>
      </w:r>
    </w:p>
    <w:p w:rsidR="007755CA" w:rsidRPr="007755CA" w:rsidRDefault="007755CA" w:rsidP="007755CA">
      <w:pPr>
        <w:pStyle w:val="BodyText"/>
        <w:rPr>
          <w:lang w:val="en-IN"/>
        </w:rPr>
      </w:pPr>
      <w:r w:rsidRPr="007755CA">
        <w:rPr>
          <w:lang w:val="en-IN"/>
        </w:rPr>
        <w:t>Pre-processing ensures the image is ready for accurate AI detection.</w:t>
      </w:r>
    </w:p>
    <w:p w:rsidR="007755CA" w:rsidRPr="007755CA" w:rsidRDefault="00000000" w:rsidP="007755CA">
      <w:pPr>
        <w:pStyle w:val="BodyText"/>
        <w:rPr>
          <w:lang w:val="en-IN"/>
        </w:rPr>
      </w:pPr>
      <w:r>
        <w:rPr>
          <w:lang w:val="en-IN"/>
        </w:rPr>
        <w:pict w14:anchorId="379A0112">
          <v:rect id="_x0000_i1030" style="width:0;height:1.5pt" o:hralign="center" o:hrstd="t" o:hr="t" fillcolor="#a0a0a0" stroked="f"/>
        </w:pict>
      </w:r>
    </w:p>
    <w:p w:rsidR="007755CA" w:rsidRPr="007755CA" w:rsidRDefault="007755CA" w:rsidP="007755CA">
      <w:pPr>
        <w:pStyle w:val="BodyText"/>
        <w:rPr>
          <w:b/>
          <w:bCs/>
          <w:lang w:val="en-IN"/>
        </w:rPr>
      </w:pPr>
      <w:r w:rsidRPr="007755CA">
        <w:rPr>
          <w:b/>
          <w:bCs/>
          <w:lang w:val="en-IN"/>
        </w:rPr>
        <w:t>3. AI Detection Phase</w:t>
      </w:r>
    </w:p>
    <w:p w:rsidR="007755CA" w:rsidRDefault="007755CA" w:rsidP="007755CA">
      <w:pPr>
        <w:pStyle w:val="BodyText"/>
        <w:rPr>
          <w:lang w:val="en-IN"/>
        </w:rPr>
      </w:pPr>
      <w:r w:rsidRPr="007755CA">
        <w:rPr>
          <w:lang w:val="en-IN"/>
        </w:rPr>
        <w:t>The cleaned blueprint is fed into AI/ML models such as YOLO or segmentation networks to detect architectural elements.</w:t>
      </w:r>
    </w:p>
    <w:p w:rsidR="007755CA" w:rsidRPr="007755CA" w:rsidRDefault="007755CA" w:rsidP="007755CA">
      <w:pPr>
        <w:pStyle w:val="BodyText"/>
        <w:rPr>
          <w:lang w:val="en-IN"/>
        </w:rPr>
      </w:pPr>
      <w:r>
        <w:rPr>
          <w:lang w:val="en-IN"/>
        </w:rPr>
        <w:t xml:space="preserve">          </w:t>
      </w:r>
      <w:r w:rsidRPr="007755CA">
        <w:rPr>
          <w:b/>
          <w:bCs/>
          <w:lang w:val="en-IN"/>
        </w:rPr>
        <w:t>Detected elements include:</w:t>
      </w:r>
    </w:p>
    <w:p w:rsidR="007755CA" w:rsidRPr="007755CA" w:rsidRDefault="007755CA" w:rsidP="007755CA">
      <w:pPr>
        <w:pStyle w:val="BodyText"/>
        <w:numPr>
          <w:ilvl w:val="0"/>
          <w:numId w:val="56"/>
        </w:numPr>
        <w:rPr>
          <w:lang w:val="en-IN"/>
        </w:rPr>
      </w:pPr>
      <w:r w:rsidRPr="007755CA">
        <w:rPr>
          <w:lang w:val="en-IN"/>
        </w:rPr>
        <w:lastRenderedPageBreak/>
        <w:t>Walls</w:t>
      </w:r>
    </w:p>
    <w:p w:rsidR="007755CA" w:rsidRPr="007755CA" w:rsidRDefault="007755CA" w:rsidP="007755CA">
      <w:pPr>
        <w:pStyle w:val="BodyText"/>
        <w:numPr>
          <w:ilvl w:val="0"/>
          <w:numId w:val="56"/>
        </w:numPr>
        <w:rPr>
          <w:lang w:val="en-IN"/>
        </w:rPr>
      </w:pPr>
      <w:r w:rsidRPr="007755CA">
        <w:rPr>
          <w:lang w:val="en-IN"/>
        </w:rPr>
        <w:t>Doors</w:t>
      </w:r>
    </w:p>
    <w:p w:rsidR="007755CA" w:rsidRPr="007755CA" w:rsidRDefault="007755CA" w:rsidP="007755CA">
      <w:pPr>
        <w:pStyle w:val="BodyText"/>
        <w:numPr>
          <w:ilvl w:val="0"/>
          <w:numId w:val="56"/>
        </w:numPr>
        <w:rPr>
          <w:lang w:val="en-IN"/>
        </w:rPr>
      </w:pPr>
      <w:r w:rsidRPr="007755CA">
        <w:rPr>
          <w:lang w:val="en-IN"/>
        </w:rPr>
        <w:t>Windows</w:t>
      </w:r>
    </w:p>
    <w:p w:rsidR="007755CA" w:rsidRPr="007755CA" w:rsidRDefault="007755CA" w:rsidP="007755CA">
      <w:pPr>
        <w:pStyle w:val="BodyText"/>
        <w:numPr>
          <w:ilvl w:val="0"/>
          <w:numId w:val="56"/>
        </w:numPr>
        <w:rPr>
          <w:lang w:val="en-IN"/>
        </w:rPr>
      </w:pPr>
      <w:r w:rsidRPr="007755CA">
        <w:rPr>
          <w:lang w:val="en-IN"/>
        </w:rPr>
        <w:t>Room boundaries</w:t>
      </w:r>
    </w:p>
    <w:p w:rsidR="007755CA" w:rsidRPr="007755CA" w:rsidRDefault="007755CA" w:rsidP="007755CA">
      <w:pPr>
        <w:pStyle w:val="BodyText"/>
        <w:numPr>
          <w:ilvl w:val="0"/>
          <w:numId w:val="56"/>
        </w:numPr>
        <w:rPr>
          <w:lang w:val="en-IN"/>
        </w:rPr>
      </w:pPr>
      <w:r w:rsidRPr="007755CA">
        <w:rPr>
          <w:lang w:val="en-IN"/>
        </w:rPr>
        <w:t>Symbols and dimension lines</w:t>
      </w:r>
    </w:p>
    <w:p w:rsidR="007755CA" w:rsidRPr="007755CA" w:rsidRDefault="007755CA" w:rsidP="007755CA">
      <w:pPr>
        <w:pStyle w:val="BodyText"/>
        <w:rPr>
          <w:lang w:val="en-IN"/>
        </w:rPr>
      </w:pPr>
      <w:r w:rsidRPr="007755CA">
        <w:rPr>
          <w:lang w:val="en-IN"/>
        </w:rPr>
        <w:t xml:space="preserve">Each detected object is </w:t>
      </w:r>
      <w:proofErr w:type="spellStart"/>
      <w:r w:rsidRPr="007755CA">
        <w:rPr>
          <w:lang w:val="en-IN"/>
        </w:rPr>
        <w:t>labeled</w:t>
      </w:r>
      <w:proofErr w:type="spellEnd"/>
      <w:r w:rsidRPr="007755CA">
        <w:rPr>
          <w:lang w:val="en-IN"/>
        </w:rPr>
        <w:t>, classified, and assigned coordinate data.</w:t>
      </w:r>
    </w:p>
    <w:p w:rsidR="007755CA" w:rsidRPr="007755CA" w:rsidRDefault="00000000" w:rsidP="007755CA">
      <w:pPr>
        <w:pStyle w:val="BodyText"/>
        <w:rPr>
          <w:lang w:val="en-IN"/>
        </w:rPr>
      </w:pPr>
      <w:r>
        <w:rPr>
          <w:lang w:val="en-IN"/>
        </w:rPr>
        <w:pict w14:anchorId="2A27F0CC">
          <v:rect id="_x0000_i1031" style="width:0;height:1.5pt" o:hralign="center" o:hrstd="t" o:hr="t" fillcolor="#a0a0a0" stroked="f"/>
        </w:pict>
      </w:r>
    </w:p>
    <w:p w:rsidR="007755CA" w:rsidRPr="007755CA" w:rsidRDefault="007755CA" w:rsidP="007755CA">
      <w:pPr>
        <w:pStyle w:val="BodyText"/>
        <w:rPr>
          <w:b/>
          <w:bCs/>
          <w:lang w:val="en-IN"/>
        </w:rPr>
      </w:pPr>
      <w:r w:rsidRPr="007755CA">
        <w:rPr>
          <w:b/>
          <w:bCs/>
          <w:lang w:val="en-IN"/>
        </w:rPr>
        <w:t>4. Geometry Reconstruction Phase</w:t>
      </w:r>
    </w:p>
    <w:p w:rsidR="007755CA" w:rsidRPr="007755CA" w:rsidRDefault="007755CA" w:rsidP="007755CA">
      <w:pPr>
        <w:pStyle w:val="BodyText"/>
        <w:rPr>
          <w:lang w:val="en-IN"/>
        </w:rPr>
      </w:pPr>
      <w:r w:rsidRPr="007755CA">
        <w:rPr>
          <w:lang w:val="en-IN"/>
        </w:rPr>
        <w:t>Based on the detection output, the system converts the 2D components into corresponding 3D geometric structures.</w:t>
      </w:r>
    </w:p>
    <w:p w:rsidR="007755CA" w:rsidRPr="007755CA" w:rsidRDefault="007755CA" w:rsidP="007755CA">
      <w:pPr>
        <w:pStyle w:val="BodyText"/>
        <w:rPr>
          <w:lang w:val="en-IN"/>
        </w:rPr>
      </w:pPr>
      <w:r w:rsidRPr="007755CA">
        <w:rPr>
          <w:b/>
          <w:bCs/>
          <w:lang w:val="en-IN"/>
        </w:rPr>
        <w:t>Processes performed:</w:t>
      </w:r>
    </w:p>
    <w:p w:rsidR="007755CA" w:rsidRPr="007755CA" w:rsidRDefault="007755CA" w:rsidP="007755CA">
      <w:pPr>
        <w:pStyle w:val="BodyText"/>
        <w:numPr>
          <w:ilvl w:val="0"/>
          <w:numId w:val="57"/>
        </w:numPr>
        <w:rPr>
          <w:lang w:val="en-IN"/>
        </w:rPr>
      </w:pPr>
      <w:r w:rsidRPr="007755CA">
        <w:rPr>
          <w:lang w:val="en-IN"/>
        </w:rPr>
        <w:t>Vectorization of walls and boundaries</w:t>
      </w:r>
    </w:p>
    <w:p w:rsidR="007755CA" w:rsidRPr="007755CA" w:rsidRDefault="007755CA" w:rsidP="007755CA">
      <w:pPr>
        <w:pStyle w:val="BodyText"/>
        <w:numPr>
          <w:ilvl w:val="0"/>
          <w:numId w:val="57"/>
        </w:numPr>
        <w:rPr>
          <w:lang w:val="en-IN"/>
        </w:rPr>
      </w:pPr>
      <w:r w:rsidRPr="007755CA">
        <w:rPr>
          <w:lang w:val="en-IN"/>
        </w:rPr>
        <w:t>Polygon generation for each room</w:t>
      </w:r>
    </w:p>
    <w:p w:rsidR="007755CA" w:rsidRPr="007755CA" w:rsidRDefault="007755CA" w:rsidP="007755CA">
      <w:pPr>
        <w:pStyle w:val="BodyText"/>
        <w:numPr>
          <w:ilvl w:val="0"/>
          <w:numId w:val="57"/>
        </w:numPr>
        <w:rPr>
          <w:lang w:val="en-IN"/>
        </w:rPr>
      </w:pPr>
      <w:r w:rsidRPr="007755CA">
        <w:rPr>
          <w:lang w:val="en-IN"/>
        </w:rPr>
        <w:t>Wall extrusion to a fixed height</w:t>
      </w:r>
    </w:p>
    <w:p w:rsidR="007755CA" w:rsidRPr="007755CA" w:rsidRDefault="007755CA" w:rsidP="007755CA">
      <w:pPr>
        <w:pStyle w:val="BodyText"/>
        <w:numPr>
          <w:ilvl w:val="0"/>
          <w:numId w:val="57"/>
        </w:numPr>
        <w:rPr>
          <w:lang w:val="en-IN"/>
        </w:rPr>
      </w:pPr>
      <w:r w:rsidRPr="007755CA">
        <w:rPr>
          <w:lang w:val="en-IN"/>
        </w:rPr>
        <w:t>Automatic carving of openings for doors and windows (CSG operations)</w:t>
      </w:r>
    </w:p>
    <w:p w:rsidR="007755CA" w:rsidRPr="007755CA" w:rsidRDefault="007755CA" w:rsidP="007755CA">
      <w:pPr>
        <w:pStyle w:val="BodyText"/>
        <w:numPr>
          <w:ilvl w:val="0"/>
          <w:numId w:val="57"/>
        </w:numPr>
        <w:rPr>
          <w:lang w:val="en-IN"/>
        </w:rPr>
      </w:pPr>
      <w:r w:rsidRPr="007755CA">
        <w:rPr>
          <w:lang w:val="en-IN"/>
        </w:rPr>
        <w:t>Snap-to-grid correction to eliminate gaps</w:t>
      </w:r>
    </w:p>
    <w:p w:rsidR="007755CA" w:rsidRPr="007755CA" w:rsidRDefault="007755CA" w:rsidP="007755CA">
      <w:pPr>
        <w:pStyle w:val="BodyText"/>
        <w:rPr>
          <w:lang w:val="en-IN"/>
        </w:rPr>
      </w:pPr>
      <w:r w:rsidRPr="007755CA">
        <w:rPr>
          <w:lang w:val="en-IN"/>
        </w:rPr>
        <w:t>The output of this phase is a clean 3D mesh representing the building structure.</w:t>
      </w:r>
    </w:p>
    <w:p w:rsidR="007755CA" w:rsidRPr="007755CA" w:rsidRDefault="00000000" w:rsidP="007755CA">
      <w:pPr>
        <w:pStyle w:val="BodyText"/>
        <w:rPr>
          <w:lang w:val="en-IN"/>
        </w:rPr>
      </w:pPr>
      <w:r>
        <w:rPr>
          <w:lang w:val="en-IN"/>
        </w:rPr>
        <w:pict w14:anchorId="594D931B">
          <v:rect id="_x0000_i1032" style="width:0;height:1.5pt" o:hralign="center" o:hrstd="t" o:hr="t" fillcolor="#a0a0a0" stroked="f"/>
        </w:pict>
      </w:r>
    </w:p>
    <w:p w:rsidR="007755CA" w:rsidRPr="007755CA" w:rsidRDefault="007755CA" w:rsidP="007755CA">
      <w:pPr>
        <w:pStyle w:val="BodyText"/>
        <w:rPr>
          <w:b/>
          <w:bCs/>
          <w:lang w:val="en-IN"/>
        </w:rPr>
      </w:pPr>
      <w:r w:rsidRPr="007755CA">
        <w:rPr>
          <w:b/>
          <w:bCs/>
          <w:lang w:val="en-IN"/>
        </w:rPr>
        <w:t>5. 3D Model Generation Phase</w:t>
      </w:r>
    </w:p>
    <w:p w:rsidR="007755CA" w:rsidRPr="007755CA" w:rsidRDefault="007755CA" w:rsidP="007755CA">
      <w:pPr>
        <w:pStyle w:val="BodyText"/>
        <w:rPr>
          <w:lang w:val="en-IN"/>
        </w:rPr>
      </w:pPr>
      <w:r w:rsidRPr="007755CA">
        <w:rPr>
          <w:lang w:val="en-IN"/>
        </w:rPr>
        <w:t>Using the reconstructed geometry, the system builds the final 3D model through the Three.js rendering engine.</w:t>
      </w:r>
    </w:p>
    <w:p w:rsidR="007755CA" w:rsidRPr="007755CA" w:rsidRDefault="007755CA" w:rsidP="007755CA">
      <w:pPr>
        <w:pStyle w:val="BodyText"/>
        <w:rPr>
          <w:lang w:val="en-IN"/>
        </w:rPr>
      </w:pPr>
      <w:r w:rsidRPr="007755CA">
        <w:rPr>
          <w:b/>
          <w:bCs/>
          <w:lang w:val="en-IN"/>
        </w:rPr>
        <w:t>Features generated:</w:t>
      </w:r>
    </w:p>
    <w:p w:rsidR="007755CA" w:rsidRPr="007755CA" w:rsidRDefault="007755CA" w:rsidP="007755CA">
      <w:pPr>
        <w:pStyle w:val="BodyText"/>
        <w:numPr>
          <w:ilvl w:val="0"/>
          <w:numId w:val="58"/>
        </w:numPr>
        <w:rPr>
          <w:lang w:val="en-IN"/>
        </w:rPr>
      </w:pPr>
      <w:r w:rsidRPr="007755CA">
        <w:rPr>
          <w:lang w:val="en-IN"/>
        </w:rPr>
        <w:t>Walls, floors, and partitions</w:t>
      </w:r>
    </w:p>
    <w:p w:rsidR="007755CA" w:rsidRPr="007755CA" w:rsidRDefault="007755CA" w:rsidP="007755CA">
      <w:pPr>
        <w:pStyle w:val="BodyText"/>
        <w:numPr>
          <w:ilvl w:val="0"/>
          <w:numId w:val="58"/>
        </w:numPr>
        <w:rPr>
          <w:lang w:val="en-IN"/>
        </w:rPr>
      </w:pPr>
      <w:r w:rsidRPr="007755CA">
        <w:rPr>
          <w:lang w:val="en-IN"/>
        </w:rPr>
        <w:t>Window and door openings</w:t>
      </w:r>
    </w:p>
    <w:p w:rsidR="007755CA" w:rsidRPr="007755CA" w:rsidRDefault="007755CA" w:rsidP="007755CA">
      <w:pPr>
        <w:pStyle w:val="BodyText"/>
        <w:numPr>
          <w:ilvl w:val="0"/>
          <w:numId w:val="58"/>
        </w:numPr>
        <w:rPr>
          <w:lang w:val="en-IN"/>
        </w:rPr>
      </w:pPr>
      <w:r w:rsidRPr="007755CA">
        <w:rPr>
          <w:lang w:val="en-IN"/>
        </w:rPr>
        <w:t>Room segmentation</w:t>
      </w:r>
    </w:p>
    <w:p w:rsidR="007755CA" w:rsidRPr="007755CA" w:rsidRDefault="007755CA" w:rsidP="007755CA">
      <w:pPr>
        <w:pStyle w:val="BodyText"/>
        <w:numPr>
          <w:ilvl w:val="0"/>
          <w:numId w:val="58"/>
        </w:numPr>
        <w:rPr>
          <w:lang w:val="en-IN"/>
        </w:rPr>
      </w:pPr>
      <w:r w:rsidRPr="007755CA">
        <w:rPr>
          <w:lang w:val="en-IN"/>
        </w:rPr>
        <w:t>Basic shading and scene lighting</w:t>
      </w:r>
    </w:p>
    <w:p w:rsidR="007755CA" w:rsidRPr="007755CA" w:rsidRDefault="007755CA" w:rsidP="007755CA">
      <w:pPr>
        <w:pStyle w:val="BodyText"/>
        <w:rPr>
          <w:lang w:val="en-IN"/>
        </w:rPr>
      </w:pPr>
      <w:r w:rsidRPr="007755CA">
        <w:rPr>
          <w:lang w:val="en-IN"/>
        </w:rPr>
        <w:t>This 3D model is optimized for smooth real-time interaction.</w:t>
      </w:r>
    </w:p>
    <w:p w:rsidR="007755CA" w:rsidRPr="007755CA" w:rsidRDefault="00000000" w:rsidP="007755CA">
      <w:pPr>
        <w:pStyle w:val="BodyText"/>
        <w:rPr>
          <w:lang w:val="en-IN"/>
        </w:rPr>
      </w:pPr>
      <w:r>
        <w:rPr>
          <w:lang w:val="en-IN"/>
        </w:rPr>
        <w:pict w14:anchorId="10115A36">
          <v:rect id="_x0000_i1033" style="width:0;height:1.5pt" o:hralign="center" o:hrstd="t" o:hr="t" fillcolor="#a0a0a0" stroked="f"/>
        </w:pict>
      </w:r>
    </w:p>
    <w:p w:rsidR="007755CA" w:rsidRPr="007755CA" w:rsidRDefault="007755CA" w:rsidP="007755CA">
      <w:pPr>
        <w:pStyle w:val="BodyText"/>
        <w:rPr>
          <w:b/>
          <w:bCs/>
          <w:lang w:val="en-IN"/>
        </w:rPr>
      </w:pPr>
      <w:r w:rsidRPr="007755CA">
        <w:rPr>
          <w:b/>
          <w:bCs/>
          <w:lang w:val="en-IN"/>
        </w:rPr>
        <w:lastRenderedPageBreak/>
        <w:t>6. Interactive Visualization Phase</w:t>
      </w:r>
    </w:p>
    <w:p w:rsidR="007755CA" w:rsidRPr="007755CA" w:rsidRDefault="007755CA" w:rsidP="007755CA">
      <w:pPr>
        <w:pStyle w:val="BodyText"/>
        <w:rPr>
          <w:lang w:val="en-IN"/>
        </w:rPr>
      </w:pPr>
      <w:r w:rsidRPr="007755CA">
        <w:rPr>
          <w:lang w:val="en-IN"/>
        </w:rPr>
        <w:t>The generated 3D model is returned to the frontend and displayed in a browser-based viewer.</w:t>
      </w:r>
    </w:p>
    <w:p w:rsidR="007755CA" w:rsidRPr="007755CA" w:rsidRDefault="007755CA" w:rsidP="007755CA">
      <w:pPr>
        <w:pStyle w:val="BodyText"/>
        <w:rPr>
          <w:lang w:val="en-IN"/>
        </w:rPr>
      </w:pPr>
      <w:r w:rsidRPr="007755CA">
        <w:rPr>
          <w:b/>
          <w:bCs/>
          <w:lang w:val="en-IN"/>
        </w:rPr>
        <w:t>Available user interactions:</w:t>
      </w:r>
    </w:p>
    <w:p w:rsidR="007755CA" w:rsidRPr="007755CA" w:rsidRDefault="007755CA" w:rsidP="007755CA">
      <w:pPr>
        <w:pStyle w:val="BodyText"/>
        <w:numPr>
          <w:ilvl w:val="0"/>
          <w:numId w:val="59"/>
        </w:numPr>
        <w:rPr>
          <w:lang w:val="en-IN"/>
        </w:rPr>
      </w:pPr>
      <w:r w:rsidRPr="007755CA">
        <w:rPr>
          <w:lang w:val="en-IN"/>
        </w:rPr>
        <w:t>Rotate</w:t>
      </w:r>
    </w:p>
    <w:p w:rsidR="007755CA" w:rsidRPr="007755CA" w:rsidRDefault="007755CA" w:rsidP="007755CA">
      <w:pPr>
        <w:pStyle w:val="BodyText"/>
        <w:numPr>
          <w:ilvl w:val="0"/>
          <w:numId w:val="59"/>
        </w:numPr>
        <w:rPr>
          <w:lang w:val="en-IN"/>
        </w:rPr>
      </w:pPr>
      <w:r w:rsidRPr="007755CA">
        <w:rPr>
          <w:lang w:val="en-IN"/>
        </w:rPr>
        <w:t>Zoom in/out</w:t>
      </w:r>
    </w:p>
    <w:p w:rsidR="007755CA" w:rsidRPr="007755CA" w:rsidRDefault="007755CA" w:rsidP="007755CA">
      <w:pPr>
        <w:pStyle w:val="BodyText"/>
        <w:numPr>
          <w:ilvl w:val="0"/>
          <w:numId w:val="59"/>
        </w:numPr>
        <w:rPr>
          <w:lang w:val="en-IN"/>
        </w:rPr>
      </w:pPr>
      <w:r w:rsidRPr="007755CA">
        <w:rPr>
          <w:lang w:val="en-IN"/>
        </w:rPr>
        <w:t>Pan</w:t>
      </w:r>
    </w:p>
    <w:p w:rsidR="007755CA" w:rsidRPr="007755CA" w:rsidRDefault="007755CA" w:rsidP="007755CA">
      <w:pPr>
        <w:pStyle w:val="BodyText"/>
        <w:numPr>
          <w:ilvl w:val="0"/>
          <w:numId w:val="59"/>
        </w:numPr>
        <w:rPr>
          <w:lang w:val="en-IN"/>
        </w:rPr>
      </w:pPr>
      <w:r w:rsidRPr="007755CA">
        <w:rPr>
          <w:lang w:val="en-IN"/>
        </w:rPr>
        <w:t>Inspect room layouts</w:t>
      </w:r>
    </w:p>
    <w:p w:rsidR="007755CA" w:rsidRPr="007755CA" w:rsidRDefault="007755CA" w:rsidP="007755CA">
      <w:pPr>
        <w:pStyle w:val="BodyText"/>
        <w:numPr>
          <w:ilvl w:val="0"/>
          <w:numId w:val="59"/>
        </w:numPr>
        <w:rPr>
          <w:lang w:val="en-IN"/>
        </w:rPr>
      </w:pPr>
      <w:r w:rsidRPr="007755CA">
        <w:rPr>
          <w:lang w:val="en-IN"/>
        </w:rPr>
        <w:t>Toggle visibility of walls or elements (optional)</w:t>
      </w:r>
    </w:p>
    <w:p w:rsidR="007755CA" w:rsidRPr="007755CA" w:rsidRDefault="007755CA" w:rsidP="007755CA">
      <w:pPr>
        <w:pStyle w:val="BodyText"/>
        <w:rPr>
          <w:lang w:val="en-IN"/>
        </w:rPr>
      </w:pPr>
      <w:r w:rsidRPr="007755CA">
        <w:rPr>
          <w:lang w:val="en-IN"/>
        </w:rPr>
        <w:t xml:space="preserve">This stage allows users to easily </w:t>
      </w:r>
      <w:proofErr w:type="spellStart"/>
      <w:r w:rsidRPr="007755CA">
        <w:rPr>
          <w:lang w:val="en-IN"/>
        </w:rPr>
        <w:t>analyze</w:t>
      </w:r>
      <w:proofErr w:type="spellEnd"/>
      <w:r w:rsidRPr="007755CA">
        <w:rPr>
          <w:lang w:val="en-IN"/>
        </w:rPr>
        <w:t xml:space="preserve"> and explore the spatial layout.</w:t>
      </w:r>
    </w:p>
    <w:p w:rsidR="007755CA" w:rsidRPr="007755CA" w:rsidRDefault="00000000" w:rsidP="007755CA">
      <w:pPr>
        <w:pStyle w:val="BodyText"/>
        <w:rPr>
          <w:lang w:val="en-IN"/>
        </w:rPr>
      </w:pPr>
      <w:r>
        <w:rPr>
          <w:lang w:val="en-IN"/>
        </w:rPr>
        <w:pict w14:anchorId="04BE9693">
          <v:rect id="_x0000_i1034" style="width:0;height:1.5pt" o:hralign="center" o:hrstd="t" o:hr="t" fillcolor="#a0a0a0" stroked="f"/>
        </w:pict>
      </w:r>
    </w:p>
    <w:p w:rsidR="007755CA" w:rsidRPr="007755CA" w:rsidRDefault="007755CA" w:rsidP="007755CA">
      <w:pPr>
        <w:pStyle w:val="BodyText"/>
        <w:rPr>
          <w:b/>
          <w:bCs/>
          <w:lang w:val="en-IN"/>
        </w:rPr>
      </w:pPr>
      <w:r w:rsidRPr="007755CA">
        <w:rPr>
          <w:b/>
          <w:bCs/>
          <w:lang w:val="en-IN"/>
        </w:rPr>
        <w:t>7. Export &amp; Download Phase</w:t>
      </w:r>
    </w:p>
    <w:p w:rsidR="007755CA" w:rsidRPr="007755CA" w:rsidRDefault="007755CA" w:rsidP="007755CA">
      <w:pPr>
        <w:pStyle w:val="BodyText"/>
        <w:rPr>
          <w:lang w:val="en-IN"/>
        </w:rPr>
      </w:pPr>
      <w:r w:rsidRPr="007755CA">
        <w:rPr>
          <w:lang w:val="en-IN"/>
        </w:rPr>
        <w:t>Once satisfied, the user can export the 3D model in standard formats such as:</w:t>
      </w:r>
    </w:p>
    <w:p w:rsidR="007755CA" w:rsidRPr="007755CA" w:rsidRDefault="007755CA" w:rsidP="007755CA">
      <w:pPr>
        <w:pStyle w:val="BodyText"/>
        <w:numPr>
          <w:ilvl w:val="0"/>
          <w:numId w:val="60"/>
        </w:numPr>
        <w:rPr>
          <w:lang w:val="en-IN"/>
        </w:rPr>
      </w:pPr>
      <w:r w:rsidRPr="007755CA">
        <w:rPr>
          <w:b/>
          <w:bCs/>
          <w:lang w:val="en-IN"/>
        </w:rPr>
        <w:t>OBJ</w:t>
      </w:r>
    </w:p>
    <w:p w:rsidR="007755CA" w:rsidRPr="007755CA" w:rsidRDefault="007755CA" w:rsidP="007755CA">
      <w:pPr>
        <w:pStyle w:val="BodyText"/>
        <w:numPr>
          <w:ilvl w:val="0"/>
          <w:numId w:val="60"/>
        </w:numPr>
        <w:rPr>
          <w:lang w:val="en-IN"/>
        </w:rPr>
      </w:pPr>
      <w:r w:rsidRPr="007755CA">
        <w:rPr>
          <w:b/>
          <w:bCs/>
          <w:lang w:val="en-IN"/>
        </w:rPr>
        <w:t>GLTF</w:t>
      </w:r>
    </w:p>
    <w:p w:rsidR="007755CA" w:rsidRPr="007755CA" w:rsidRDefault="007755CA" w:rsidP="007755CA">
      <w:pPr>
        <w:pStyle w:val="BodyText"/>
        <w:numPr>
          <w:ilvl w:val="0"/>
          <w:numId w:val="60"/>
        </w:numPr>
        <w:rPr>
          <w:lang w:val="en-IN"/>
        </w:rPr>
      </w:pPr>
      <w:r w:rsidRPr="007755CA">
        <w:rPr>
          <w:b/>
          <w:bCs/>
          <w:lang w:val="en-IN"/>
        </w:rPr>
        <w:t>STL</w:t>
      </w:r>
    </w:p>
    <w:p w:rsidR="007755CA" w:rsidRPr="007755CA" w:rsidRDefault="007755CA" w:rsidP="007755CA">
      <w:pPr>
        <w:pStyle w:val="BodyText"/>
        <w:rPr>
          <w:lang w:val="en-IN"/>
        </w:rPr>
      </w:pPr>
      <w:r w:rsidRPr="007755CA">
        <w:rPr>
          <w:lang w:val="en-IN"/>
        </w:rPr>
        <w:t xml:space="preserve">These files can be imported into professional </w:t>
      </w:r>
      <w:proofErr w:type="spellStart"/>
      <w:r w:rsidRPr="007755CA">
        <w:rPr>
          <w:lang w:val="en-IN"/>
        </w:rPr>
        <w:t>modeling</w:t>
      </w:r>
      <w:proofErr w:type="spellEnd"/>
      <w:r w:rsidRPr="007755CA">
        <w:rPr>
          <w:lang w:val="en-IN"/>
        </w:rPr>
        <w:t xml:space="preserve"> tools like Blender, Unity, Maya, AutoCAD, or Revit.</w:t>
      </w:r>
    </w:p>
    <w:p w:rsidR="007755CA" w:rsidRPr="007755CA" w:rsidRDefault="00000000" w:rsidP="007755CA">
      <w:pPr>
        <w:pStyle w:val="BodyText"/>
        <w:rPr>
          <w:lang w:val="en-IN"/>
        </w:rPr>
      </w:pPr>
      <w:r>
        <w:rPr>
          <w:lang w:val="en-IN"/>
        </w:rPr>
        <w:pict w14:anchorId="1EA3276C">
          <v:rect id="_x0000_i1035" style="width:0;height:1.5pt" o:hralign="center" o:hrstd="t" o:hr="t" fillcolor="#a0a0a0" stroked="f"/>
        </w:pict>
      </w:r>
    </w:p>
    <w:p w:rsidR="007755CA" w:rsidRPr="007755CA" w:rsidRDefault="007755CA" w:rsidP="007755CA">
      <w:pPr>
        <w:pStyle w:val="BodyText"/>
        <w:rPr>
          <w:b/>
          <w:bCs/>
          <w:lang w:val="en-IN"/>
        </w:rPr>
      </w:pPr>
      <w:r w:rsidRPr="007755CA">
        <w:rPr>
          <w:b/>
          <w:bCs/>
          <w:lang w:val="en-IN"/>
        </w:rPr>
        <w:t>8. Error Handling &amp; Feedback</w:t>
      </w:r>
    </w:p>
    <w:p w:rsidR="007755CA" w:rsidRPr="007755CA" w:rsidRDefault="007755CA" w:rsidP="007755CA">
      <w:pPr>
        <w:pStyle w:val="BodyText"/>
        <w:rPr>
          <w:lang w:val="en-IN"/>
        </w:rPr>
      </w:pPr>
      <w:r w:rsidRPr="007755CA">
        <w:rPr>
          <w:lang w:val="en-IN"/>
        </w:rPr>
        <w:t>The system monitors each step for errors such as:</w:t>
      </w:r>
    </w:p>
    <w:p w:rsidR="007755CA" w:rsidRPr="007755CA" w:rsidRDefault="007755CA" w:rsidP="007755CA">
      <w:pPr>
        <w:pStyle w:val="BodyText"/>
        <w:numPr>
          <w:ilvl w:val="0"/>
          <w:numId w:val="61"/>
        </w:numPr>
        <w:rPr>
          <w:lang w:val="en-IN"/>
        </w:rPr>
      </w:pPr>
      <w:r w:rsidRPr="007755CA">
        <w:rPr>
          <w:lang w:val="en-IN"/>
        </w:rPr>
        <w:t>Incomplete detections</w:t>
      </w:r>
    </w:p>
    <w:p w:rsidR="007755CA" w:rsidRPr="007755CA" w:rsidRDefault="007755CA" w:rsidP="007755CA">
      <w:pPr>
        <w:pStyle w:val="BodyText"/>
        <w:numPr>
          <w:ilvl w:val="0"/>
          <w:numId w:val="61"/>
        </w:numPr>
        <w:rPr>
          <w:lang w:val="en-IN"/>
        </w:rPr>
      </w:pPr>
      <w:r w:rsidRPr="007755CA">
        <w:rPr>
          <w:lang w:val="en-IN"/>
        </w:rPr>
        <w:t>Unrecognized symbols</w:t>
      </w:r>
    </w:p>
    <w:p w:rsidR="007755CA" w:rsidRPr="007755CA" w:rsidRDefault="007755CA" w:rsidP="007755CA">
      <w:pPr>
        <w:pStyle w:val="BodyText"/>
        <w:numPr>
          <w:ilvl w:val="0"/>
          <w:numId w:val="61"/>
        </w:numPr>
        <w:rPr>
          <w:lang w:val="en-IN"/>
        </w:rPr>
      </w:pPr>
      <w:r w:rsidRPr="007755CA">
        <w:rPr>
          <w:lang w:val="en-IN"/>
        </w:rPr>
        <w:t>Missing wall connections</w:t>
      </w:r>
    </w:p>
    <w:p w:rsidR="007755CA" w:rsidRPr="007755CA" w:rsidRDefault="007755CA" w:rsidP="007755CA">
      <w:pPr>
        <w:pStyle w:val="BodyText"/>
        <w:numPr>
          <w:ilvl w:val="0"/>
          <w:numId w:val="61"/>
        </w:numPr>
        <w:rPr>
          <w:lang w:val="en-IN"/>
        </w:rPr>
      </w:pPr>
      <w:r w:rsidRPr="007755CA">
        <w:rPr>
          <w:lang w:val="en-IN"/>
        </w:rPr>
        <w:t>Poor-quality blueprints</w:t>
      </w:r>
    </w:p>
    <w:p w:rsidR="007755CA" w:rsidRPr="007755CA" w:rsidRDefault="007755CA" w:rsidP="007755CA">
      <w:pPr>
        <w:pStyle w:val="BodyText"/>
        <w:rPr>
          <w:lang w:val="en-IN"/>
        </w:rPr>
      </w:pPr>
      <w:r w:rsidRPr="007755CA">
        <w:rPr>
          <w:lang w:val="en-IN"/>
        </w:rPr>
        <w:t>Users receive appropriate feedback and suggestions for improving input quality.</w:t>
      </w:r>
    </w:p>
    <w:p w:rsidR="007755CA" w:rsidRPr="007755CA" w:rsidRDefault="00000000" w:rsidP="007755CA">
      <w:pPr>
        <w:pStyle w:val="BodyText"/>
        <w:rPr>
          <w:lang w:val="en-IN"/>
        </w:rPr>
      </w:pPr>
      <w:r>
        <w:rPr>
          <w:lang w:val="en-IN"/>
        </w:rPr>
        <w:pict w14:anchorId="742C1F8A">
          <v:rect id="_x0000_i1036" style="width:0;height:1.5pt" o:hralign="center" o:hrstd="t" o:hr="t" fillcolor="#a0a0a0" stroked="f"/>
        </w:pict>
      </w:r>
    </w:p>
    <w:p w:rsidR="007755CA" w:rsidRPr="007755CA" w:rsidRDefault="007755CA" w:rsidP="007755CA">
      <w:pPr>
        <w:pStyle w:val="BodyText"/>
        <w:rPr>
          <w:b/>
          <w:bCs/>
          <w:lang w:val="en-IN"/>
        </w:rPr>
      </w:pPr>
      <w:r w:rsidRPr="007755CA">
        <w:rPr>
          <w:b/>
          <w:bCs/>
          <w:lang w:val="en-IN"/>
        </w:rPr>
        <w:t>Summary of Workflow</w:t>
      </w:r>
    </w:p>
    <w:p w:rsidR="007755CA" w:rsidRPr="007755CA" w:rsidRDefault="007755CA" w:rsidP="007755CA">
      <w:pPr>
        <w:pStyle w:val="BodyText"/>
        <w:numPr>
          <w:ilvl w:val="0"/>
          <w:numId w:val="62"/>
        </w:numPr>
        <w:rPr>
          <w:lang w:val="en-IN"/>
        </w:rPr>
      </w:pPr>
      <w:r w:rsidRPr="007755CA">
        <w:rPr>
          <w:b/>
          <w:bCs/>
          <w:lang w:val="en-IN"/>
        </w:rPr>
        <w:lastRenderedPageBreak/>
        <w:t>Upload Floor Plan</w:t>
      </w:r>
    </w:p>
    <w:p w:rsidR="007755CA" w:rsidRPr="007755CA" w:rsidRDefault="007755CA" w:rsidP="007755CA">
      <w:pPr>
        <w:pStyle w:val="BodyText"/>
        <w:numPr>
          <w:ilvl w:val="0"/>
          <w:numId w:val="62"/>
        </w:numPr>
        <w:rPr>
          <w:lang w:val="en-IN"/>
        </w:rPr>
      </w:pPr>
      <w:r w:rsidRPr="007755CA">
        <w:rPr>
          <w:b/>
          <w:bCs/>
          <w:lang w:val="en-IN"/>
        </w:rPr>
        <w:t>Pre-Processing</w:t>
      </w:r>
    </w:p>
    <w:p w:rsidR="007755CA" w:rsidRPr="007755CA" w:rsidRDefault="007755CA" w:rsidP="007755CA">
      <w:pPr>
        <w:pStyle w:val="BodyText"/>
        <w:numPr>
          <w:ilvl w:val="0"/>
          <w:numId w:val="62"/>
        </w:numPr>
        <w:rPr>
          <w:lang w:val="en-IN"/>
        </w:rPr>
      </w:pPr>
      <w:r w:rsidRPr="007755CA">
        <w:rPr>
          <w:b/>
          <w:bCs/>
          <w:lang w:val="en-IN"/>
        </w:rPr>
        <w:t>AI Detection (Walls/Doors/Windows)</w:t>
      </w:r>
    </w:p>
    <w:p w:rsidR="007755CA" w:rsidRPr="007755CA" w:rsidRDefault="007755CA" w:rsidP="007755CA">
      <w:pPr>
        <w:pStyle w:val="BodyText"/>
        <w:numPr>
          <w:ilvl w:val="0"/>
          <w:numId w:val="62"/>
        </w:numPr>
        <w:rPr>
          <w:lang w:val="en-IN"/>
        </w:rPr>
      </w:pPr>
      <w:r w:rsidRPr="007755CA">
        <w:rPr>
          <w:b/>
          <w:bCs/>
          <w:lang w:val="en-IN"/>
        </w:rPr>
        <w:t>Geometry Reconstruction</w:t>
      </w:r>
    </w:p>
    <w:p w:rsidR="007755CA" w:rsidRPr="007755CA" w:rsidRDefault="007755CA" w:rsidP="007755CA">
      <w:pPr>
        <w:pStyle w:val="BodyText"/>
        <w:numPr>
          <w:ilvl w:val="0"/>
          <w:numId w:val="62"/>
        </w:numPr>
        <w:rPr>
          <w:lang w:val="en-IN"/>
        </w:rPr>
      </w:pPr>
      <w:r w:rsidRPr="007755CA">
        <w:rPr>
          <w:b/>
          <w:bCs/>
          <w:lang w:val="en-IN"/>
        </w:rPr>
        <w:t>3D Model Generation</w:t>
      </w:r>
    </w:p>
    <w:p w:rsidR="007755CA" w:rsidRPr="007755CA" w:rsidRDefault="007755CA" w:rsidP="007755CA">
      <w:pPr>
        <w:pStyle w:val="BodyText"/>
        <w:numPr>
          <w:ilvl w:val="0"/>
          <w:numId w:val="62"/>
        </w:numPr>
        <w:rPr>
          <w:lang w:val="en-IN"/>
        </w:rPr>
      </w:pPr>
      <w:r w:rsidRPr="007755CA">
        <w:rPr>
          <w:b/>
          <w:bCs/>
          <w:lang w:val="en-IN"/>
        </w:rPr>
        <w:t>Interactive 3D Visualization</w:t>
      </w:r>
    </w:p>
    <w:p w:rsidR="007755CA" w:rsidRPr="007755CA" w:rsidRDefault="007755CA" w:rsidP="007755CA">
      <w:pPr>
        <w:pStyle w:val="BodyText"/>
        <w:numPr>
          <w:ilvl w:val="0"/>
          <w:numId w:val="62"/>
        </w:numPr>
        <w:rPr>
          <w:lang w:val="en-IN"/>
        </w:rPr>
      </w:pPr>
      <w:r w:rsidRPr="007755CA">
        <w:rPr>
          <w:b/>
          <w:bCs/>
          <w:lang w:val="en-IN"/>
        </w:rPr>
        <w:t>Export / Download</w:t>
      </w:r>
    </w:p>
    <w:p w:rsidR="007755CA" w:rsidRPr="007755CA" w:rsidRDefault="007755CA" w:rsidP="007755CA">
      <w:pPr>
        <w:pStyle w:val="BodyText"/>
        <w:rPr>
          <w:lang w:val="en-IN"/>
        </w:rPr>
      </w:pPr>
      <w:r w:rsidRPr="007755CA">
        <w:rPr>
          <w:lang w:val="en-IN"/>
        </w:rPr>
        <w:t>This workflow ensures a smooth, automated, and user-friendly conversion from 2D to 3D.</w:t>
      </w:r>
    </w:p>
    <w:p w:rsidR="007755CA" w:rsidRPr="007755CA" w:rsidRDefault="00000000" w:rsidP="007755CA">
      <w:pPr>
        <w:pStyle w:val="BodyText"/>
        <w:rPr>
          <w:lang w:val="en-IN"/>
        </w:rPr>
        <w:sectPr w:rsidR="007755CA" w:rsidRPr="007755CA">
          <w:pgSz w:w="11910" w:h="16840"/>
          <w:pgMar w:top="1880" w:right="850" w:bottom="280" w:left="708" w:header="1454" w:footer="0" w:gutter="0"/>
          <w:cols w:space="720"/>
        </w:sectPr>
      </w:pPr>
      <w:r>
        <w:rPr>
          <w:lang w:val="en-IN"/>
        </w:rPr>
        <w:pict w14:anchorId="5BC2F202">
          <v:rect id="_x0000_i1037" style="width:0;height:1.5pt" o:hralign="center" o:hrstd="t" o:hr="t" fillcolor="#a0a0a0" stroked="f"/>
        </w:pict>
      </w:r>
    </w:p>
    <w:p w:rsidR="001A23C9" w:rsidRDefault="001A23C9" w:rsidP="001A23C9">
      <w:pPr>
        <w:pStyle w:val="Heading2"/>
        <w:tabs>
          <w:tab w:val="left" w:pos="1011"/>
        </w:tabs>
        <w:spacing w:before="102"/>
        <w:ind w:left="0"/>
        <w:rPr>
          <w:sz w:val="24"/>
          <w:szCs w:val="24"/>
          <w:lang w:val="en-IN"/>
        </w:rPr>
      </w:pPr>
      <w:r>
        <w:rPr>
          <w:sz w:val="24"/>
          <w:szCs w:val="24"/>
          <w:lang w:val="en-IN"/>
        </w:rPr>
        <w:lastRenderedPageBreak/>
        <w:t xml:space="preserve">                                                                                 DRAWBACK</w:t>
      </w:r>
    </w:p>
    <w:p w:rsidR="001A23C9" w:rsidRPr="001A23C9" w:rsidRDefault="001A23C9" w:rsidP="001A23C9">
      <w:pPr>
        <w:pStyle w:val="Heading2"/>
        <w:tabs>
          <w:tab w:val="left" w:pos="1011"/>
        </w:tabs>
        <w:spacing w:before="102"/>
        <w:ind w:left="0"/>
        <w:rPr>
          <w:sz w:val="24"/>
          <w:szCs w:val="24"/>
          <w:lang w:val="en-IN"/>
        </w:rPr>
      </w:pPr>
      <w:r>
        <w:rPr>
          <w:sz w:val="24"/>
          <w:szCs w:val="24"/>
          <w:lang w:val="en-IN"/>
        </w:rPr>
        <w:t xml:space="preserve">        </w:t>
      </w:r>
      <w:r w:rsidRPr="001A23C9">
        <w:rPr>
          <w:sz w:val="24"/>
          <w:szCs w:val="24"/>
          <w:lang w:val="en-IN"/>
        </w:rPr>
        <w:t>1. Incomplete AI Model Training</w:t>
      </w:r>
    </w:p>
    <w:p w:rsidR="001A23C9" w:rsidRPr="00E11008" w:rsidRDefault="001A23C9" w:rsidP="001A23C9">
      <w:pPr>
        <w:pStyle w:val="Heading2"/>
        <w:tabs>
          <w:tab w:val="left" w:pos="1011"/>
        </w:tabs>
        <w:spacing w:before="102"/>
        <w:ind w:left="1011"/>
        <w:rPr>
          <w:b w:val="0"/>
          <w:bCs w:val="0"/>
          <w:sz w:val="24"/>
          <w:szCs w:val="24"/>
          <w:lang w:val="en-IN"/>
        </w:rPr>
      </w:pPr>
      <w:r w:rsidRPr="00E11008">
        <w:rPr>
          <w:b w:val="0"/>
          <w:bCs w:val="0"/>
          <w:sz w:val="24"/>
          <w:szCs w:val="24"/>
          <w:lang w:val="en-IN"/>
        </w:rPr>
        <w:t>The YOLOv8 model used for detecting walls, windows, and doors is not fully trained.</w:t>
      </w:r>
      <w:r w:rsidRPr="00E11008">
        <w:rPr>
          <w:b w:val="0"/>
          <w:bCs w:val="0"/>
          <w:sz w:val="24"/>
          <w:szCs w:val="24"/>
          <w:lang w:val="en-IN"/>
        </w:rPr>
        <w:br/>
        <w:t>Because of limited GPU time and limited dataset availability, the model cannot accurately identify architectural elements.</w:t>
      </w:r>
    </w:p>
    <w:p w:rsidR="001A23C9" w:rsidRPr="00E11008" w:rsidRDefault="001A23C9" w:rsidP="001A23C9">
      <w:pPr>
        <w:pStyle w:val="Heading2"/>
        <w:tabs>
          <w:tab w:val="left" w:pos="1011"/>
        </w:tabs>
        <w:spacing w:before="102"/>
        <w:ind w:left="1011"/>
        <w:rPr>
          <w:b w:val="0"/>
          <w:bCs w:val="0"/>
          <w:sz w:val="24"/>
          <w:szCs w:val="24"/>
          <w:lang w:val="en-IN"/>
        </w:rPr>
      </w:pPr>
      <w:r w:rsidRPr="00E11008">
        <w:rPr>
          <w:b w:val="0"/>
          <w:bCs w:val="0"/>
          <w:sz w:val="24"/>
          <w:szCs w:val="24"/>
          <w:lang w:val="en-IN"/>
        </w:rPr>
        <w:t>Impact</w:t>
      </w:r>
    </w:p>
    <w:p w:rsidR="001A23C9" w:rsidRPr="00E11008" w:rsidRDefault="001A23C9" w:rsidP="001A23C9">
      <w:pPr>
        <w:pStyle w:val="Heading2"/>
        <w:numPr>
          <w:ilvl w:val="0"/>
          <w:numId w:val="63"/>
        </w:numPr>
        <w:tabs>
          <w:tab w:val="left" w:pos="1011"/>
        </w:tabs>
        <w:spacing w:before="102"/>
        <w:rPr>
          <w:b w:val="0"/>
          <w:bCs w:val="0"/>
          <w:sz w:val="24"/>
          <w:szCs w:val="24"/>
          <w:lang w:val="en-IN"/>
        </w:rPr>
      </w:pPr>
      <w:r w:rsidRPr="00E11008">
        <w:rPr>
          <w:b w:val="0"/>
          <w:bCs w:val="0"/>
          <w:sz w:val="24"/>
          <w:szCs w:val="24"/>
          <w:lang w:val="en-IN"/>
        </w:rPr>
        <w:t>Incorrect wall detection</w:t>
      </w:r>
    </w:p>
    <w:p w:rsidR="001A23C9" w:rsidRPr="00E11008" w:rsidRDefault="001A23C9" w:rsidP="001A23C9">
      <w:pPr>
        <w:pStyle w:val="Heading2"/>
        <w:numPr>
          <w:ilvl w:val="0"/>
          <w:numId w:val="63"/>
        </w:numPr>
        <w:tabs>
          <w:tab w:val="left" w:pos="1011"/>
        </w:tabs>
        <w:spacing w:before="102"/>
        <w:rPr>
          <w:b w:val="0"/>
          <w:bCs w:val="0"/>
          <w:sz w:val="24"/>
          <w:szCs w:val="24"/>
          <w:lang w:val="en-IN"/>
        </w:rPr>
      </w:pPr>
      <w:r w:rsidRPr="00E11008">
        <w:rPr>
          <w:b w:val="0"/>
          <w:bCs w:val="0"/>
          <w:sz w:val="24"/>
          <w:szCs w:val="24"/>
          <w:lang w:val="en-IN"/>
        </w:rPr>
        <w:t>Missing door/window predictions</w:t>
      </w:r>
    </w:p>
    <w:p w:rsidR="001A23C9" w:rsidRPr="00E11008" w:rsidRDefault="001A23C9" w:rsidP="001A23C9">
      <w:pPr>
        <w:pStyle w:val="Heading2"/>
        <w:numPr>
          <w:ilvl w:val="0"/>
          <w:numId w:val="63"/>
        </w:numPr>
        <w:tabs>
          <w:tab w:val="left" w:pos="1011"/>
        </w:tabs>
        <w:spacing w:before="102"/>
        <w:rPr>
          <w:b w:val="0"/>
          <w:bCs w:val="0"/>
          <w:sz w:val="24"/>
          <w:szCs w:val="24"/>
          <w:lang w:val="en-IN"/>
        </w:rPr>
      </w:pPr>
      <w:r w:rsidRPr="00E11008">
        <w:rPr>
          <w:b w:val="0"/>
          <w:bCs w:val="0"/>
          <w:sz w:val="24"/>
          <w:szCs w:val="24"/>
          <w:lang w:val="en-IN"/>
        </w:rPr>
        <w:t>Unreliable room boundaries</w:t>
      </w:r>
    </w:p>
    <w:p w:rsidR="001A23C9" w:rsidRPr="00E11008" w:rsidRDefault="001A23C9" w:rsidP="001A23C9">
      <w:pPr>
        <w:pStyle w:val="Heading2"/>
        <w:numPr>
          <w:ilvl w:val="0"/>
          <w:numId w:val="63"/>
        </w:numPr>
        <w:tabs>
          <w:tab w:val="left" w:pos="1011"/>
        </w:tabs>
        <w:spacing w:before="102"/>
        <w:rPr>
          <w:b w:val="0"/>
          <w:bCs w:val="0"/>
          <w:sz w:val="24"/>
          <w:szCs w:val="24"/>
          <w:lang w:val="en-IN"/>
        </w:rPr>
      </w:pPr>
      <w:r w:rsidRPr="00E11008">
        <w:rPr>
          <w:b w:val="0"/>
          <w:bCs w:val="0"/>
          <w:sz w:val="24"/>
          <w:szCs w:val="24"/>
          <w:lang w:val="en-IN"/>
        </w:rPr>
        <w:t>Inconsistent results across different blueprint styles</w:t>
      </w:r>
    </w:p>
    <w:p w:rsidR="001A23C9" w:rsidRPr="00E11008" w:rsidRDefault="001A23C9" w:rsidP="001A23C9">
      <w:pPr>
        <w:pStyle w:val="Heading2"/>
        <w:tabs>
          <w:tab w:val="left" w:pos="1011"/>
        </w:tabs>
        <w:spacing w:before="102"/>
        <w:ind w:left="1011"/>
        <w:rPr>
          <w:b w:val="0"/>
          <w:bCs w:val="0"/>
          <w:sz w:val="24"/>
          <w:szCs w:val="24"/>
          <w:lang w:val="en-IN"/>
        </w:rPr>
      </w:pPr>
      <w:r w:rsidRPr="00E11008">
        <w:rPr>
          <w:b w:val="0"/>
          <w:bCs w:val="0"/>
          <w:sz w:val="24"/>
          <w:szCs w:val="24"/>
          <w:lang w:val="en-IN"/>
        </w:rPr>
        <w:t>This prevents the system from producing an accurate, fully automated 3D model.</w:t>
      </w:r>
    </w:p>
    <w:p w:rsidR="001A23C9" w:rsidRPr="001A23C9" w:rsidRDefault="00000000" w:rsidP="001A23C9">
      <w:pPr>
        <w:pStyle w:val="Heading2"/>
        <w:tabs>
          <w:tab w:val="left" w:pos="1011"/>
        </w:tabs>
        <w:spacing w:before="102"/>
        <w:ind w:left="1011"/>
        <w:rPr>
          <w:sz w:val="24"/>
          <w:szCs w:val="24"/>
          <w:lang w:val="en-IN"/>
        </w:rPr>
      </w:pPr>
      <w:r>
        <w:rPr>
          <w:sz w:val="24"/>
          <w:szCs w:val="24"/>
          <w:lang w:val="en-IN"/>
        </w:rPr>
        <w:pict w14:anchorId="4B1A0632">
          <v:rect id="_x0000_i1038" style="width:0;height:1.5pt" o:hralign="center" o:hrstd="t" o:hr="t" fillcolor="#a0a0a0" stroked="f"/>
        </w:pict>
      </w:r>
    </w:p>
    <w:p w:rsidR="001A23C9" w:rsidRPr="001A23C9" w:rsidRDefault="001A23C9" w:rsidP="001A23C9">
      <w:pPr>
        <w:pStyle w:val="Heading2"/>
        <w:tabs>
          <w:tab w:val="left" w:pos="1011"/>
        </w:tabs>
        <w:spacing w:before="102"/>
        <w:ind w:left="1011"/>
        <w:rPr>
          <w:sz w:val="24"/>
          <w:szCs w:val="24"/>
          <w:lang w:val="en-IN"/>
        </w:rPr>
      </w:pPr>
      <w:r w:rsidRPr="001A23C9">
        <w:rPr>
          <w:sz w:val="24"/>
          <w:szCs w:val="24"/>
          <w:lang w:val="en-IN"/>
        </w:rPr>
        <w:t>2. Dataset Limitations</w:t>
      </w:r>
    </w:p>
    <w:p w:rsidR="001A23C9" w:rsidRPr="00E11008" w:rsidRDefault="001A23C9" w:rsidP="001A23C9">
      <w:pPr>
        <w:pStyle w:val="Heading2"/>
        <w:tabs>
          <w:tab w:val="left" w:pos="1011"/>
        </w:tabs>
        <w:spacing w:before="102"/>
        <w:ind w:left="1011"/>
        <w:rPr>
          <w:b w:val="0"/>
          <w:bCs w:val="0"/>
          <w:sz w:val="24"/>
          <w:szCs w:val="24"/>
          <w:lang w:val="en-IN"/>
        </w:rPr>
      </w:pPr>
      <w:r w:rsidRPr="00E11008">
        <w:rPr>
          <w:b w:val="0"/>
          <w:bCs w:val="0"/>
          <w:sz w:val="24"/>
          <w:szCs w:val="24"/>
          <w:lang w:val="en-IN"/>
        </w:rPr>
        <w:t>Architectural drawings differ widely in:</w:t>
      </w:r>
    </w:p>
    <w:p w:rsidR="001A23C9" w:rsidRPr="00E11008" w:rsidRDefault="001A23C9" w:rsidP="001A23C9">
      <w:pPr>
        <w:pStyle w:val="Heading2"/>
        <w:numPr>
          <w:ilvl w:val="0"/>
          <w:numId w:val="64"/>
        </w:numPr>
        <w:tabs>
          <w:tab w:val="left" w:pos="1011"/>
        </w:tabs>
        <w:spacing w:before="102"/>
        <w:rPr>
          <w:b w:val="0"/>
          <w:bCs w:val="0"/>
          <w:sz w:val="24"/>
          <w:szCs w:val="24"/>
          <w:lang w:val="en-IN"/>
        </w:rPr>
      </w:pPr>
      <w:r w:rsidRPr="00E11008">
        <w:rPr>
          <w:b w:val="0"/>
          <w:bCs w:val="0"/>
          <w:sz w:val="24"/>
          <w:szCs w:val="24"/>
          <w:lang w:val="en-IN"/>
        </w:rPr>
        <w:t>Style</w:t>
      </w:r>
    </w:p>
    <w:p w:rsidR="001A23C9" w:rsidRPr="00E11008" w:rsidRDefault="001A23C9" w:rsidP="001A23C9">
      <w:pPr>
        <w:pStyle w:val="Heading2"/>
        <w:numPr>
          <w:ilvl w:val="0"/>
          <w:numId w:val="64"/>
        </w:numPr>
        <w:tabs>
          <w:tab w:val="left" w:pos="1011"/>
        </w:tabs>
        <w:spacing w:before="102"/>
        <w:rPr>
          <w:b w:val="0"/>
          <w:bCs w:val="0"/>
          <w:sz w:val="24"/>
          <w:szCs w:val="24"/>
          <w:lang w:val="en-IN"/>
        </w:rPr>
      </w:pPr>
      <w:r w:rsidRPr="00E11008">
        <w:rPr>
          <w:b w:val="0"/>
          <w:bCs w:val="0"/>
          <w:sz w:val="24"/>
          <w:szCs w:val="24"/>
          <w:lang w:val="en-IN"/>
        </w:rPr>
        <w:t>Wall thickness</w:t>
      </w:r>
    </w:p>
    <w:p w:rsidR="001A23C9" w:rsidRPr="00E11008" w:rsidRDefault="001A23C9" w:rsidP="001A23C9">
      <w:pPr>
        <w:pStyle w:val="Heading2"/>
        <w:numPr>
          <w:ilvl w:val="0"/>
          <w:numId w:val="64"/>
        </w:numPr>
        <w:tabs>
          <w:tab w:val="left" w:pos="1011"/>
        </w:tabs>
        <w:spacing w:before="102"/>
        <w:rPr>
          <w:b w:val="0"/>
          <w:bCs w:val="0"/>
          <w:sz w:val="24"/>
          <w:szCs w:val="24"/>
          <w:lang w:val="en-IN"/>
        </w:rPr>
      </w:pPr>
      <w:r w:rsidRPr="00E11008">
        <w:rPr>
          <w:b w:val="0"/>
          <w:bCs w:val="0"/>
          <w:sz w:val="24"/>
          <w:szCs w:val="24"/>
          <w:lang w:val="en-IN"/>
        </w:rPr>
        <w:t>Symbols</w:t>
      </w:r>
    </w:p>
    <w:p w:rsidR="001A23C9" w:rsidRPr="00E11008" w:rsidRDefault="001A23C9" w:rsidP="001A23C9">
      <w:pPr>
        <w:pStyle w:val="Heading2"/>
        <w:numPr>
          <w:ilvl w:val="0"/>
          <w:numId w:val="64"/>
        </w:numPr>
        <w:tabs>
          <w:tab w:val="left" w:pos="1011"/>
        </w:tabs>
        <w:spacing w:before="102"/>
        <w:rPr>
          <w:b w:val="0"/>
          <w:bCs w:val="0"/>
          <w:sz w:val="24"/>
          <w:szCs w:val="24"/>
          <w:lang w:val="en-IN"/>
        </w:rPr>
      </w:pPr>
      <w:r w:rsidRPr="00E11008">
        <w:rPr>
          <w:b w:val="0"/>
          <w:bCs w:val="0"/>
          <w:sz w:val="24"/>
          <w:szCs w:val="24"/>
          <w:lang w:val="en-IN"/>
        </w:rPr>
        <w:t>Line clarity</w:t>
      </w:r>
    </w:p>
    <w:p w:rsidR="001A23C9" w:rsidRPr="00E11008" w:rsidRDefault="001A23C9" w:rsidP="001A23C9">
      <w:pPr>
        <w:pStyle w:val="Heading2"/>
        <w:tabs>
          <w:tab w:val="left" w:pos="1011"/>
        </w:tabs>
        <w:spacing w:before="102"/>
        <w:ind w:left="1011"/>
        <w:rPr>
          <w:b w:val="0"/>
          <w:bCs w:val="0"/>
          <w:sz w:val="24"/>
          <w:szCs w:val="24"/>
          <w:lang w:val="en-IN"/>
        </w:rPr>
      </w:pPr>
      <w:r w:rsidRPr="00E11008">
        <w:rPr>
          <w:b w:val="0"/>
          <w:bCs w:val="0"/>
          <w:sz w:val="24"/>
          <w:szCs w:val="24"/>
          <w:lang w:val="en-IN"/>
        </w:rPr>
        <w:t>Public datasets such as CubiCasa5K do not match Indian-style floor plans well. Many drawings also contain noise, smudges, or inconsistent scaling.</w:t>
      </w:r>
    </w:p>
    <w:p w:rsidR="001A23C9" w:rsidRPr="00E11008" w:rsidRDefault="001A23C9" w:rsidP="001A23C9">
      <w:pPr>
        <w:pStyle w:val="Heading2"/>
        <w:tabs>
          <w:tab w:val="left" w:pos="1011"/>
        </w:tabs>
        <w:spacing w:before="102"/>
        <w:ind w:left="1011"/>
        <w:rPr>
          <w:b w:val="0"/>
          <w:bCs w:val="0"/>
          <w:sz w:val="24"/>
          <w:szCs w:val="24"/>
          <w:lang w:val="en-IN"/>
        </w:rPr>
      </w:pPr>
      <w:r w:rsidRPr="00E11008">
        <w:rPr>
          <w:b w:val="0"/>
          <w:bCs w:val="0"/>
          <w:sz w:val="24"/>
          <w:szCs w:val="24"/>
          <w:lang w:val="en-IN"/>
        </w:rPr>
        <w:t>Impact</w:t>
      </w:r>
    </w:p>
    <w:p w:rsidR="001A23C9" w:rsidRPr="00E11008" w:rsidRDefault="001A23C9" w:rsidP="001A23C9">
      <w:pPr>
        <w:pStyle w:val="Heading2"/>
        <w:numPr>
          <w:ilvl w:val="0"/>
          <w:numId w:val="65"/>
        </w:numPr>
        <w:tabs>
          <w:tab w:val="left" w:pos="1011"/>
        </w:tabs>
        <w:spacing w:before="102"/>
        <w:rPr>
          <w:b w:val="0"/>
          <w:bCs w:val="0"/>
          <w:sz w:val="24"/>
          <w:szCs w:val="24"/>
          <w:lang w:val="en-IN"/>
        </w:rPr>
      </w:pPr>
      <w:r w:rsidRPr="00E11008">
        <w:rPr>
          <w:b w:val="0"/>
          <w:bCs w:val="0"/>
          <w:sz w:val="24"/>
          <w:szCs w:val="24"/>
          <w:lang w:val="en-IN"/>
        </w:rPr>
        <w:t>Lower detection accuracy</w:t>
      </w:r>
    </w:p>
    <w:p w:rsidR="001A23C9" w:rsidRPr="00E11008" w:rsidRDefault="001A23C9" w:rsidP="001A23C9">
      <w:pPr>
        <w:pStyle w:val="Heading2"/>
        <w:numPr>
          <w:ilvl w:val="0"/>
          <w:numId w:val="65"/>
        </w:numPr>
        <w:tabs>
          <w:tab w:val="left" w:pos="1011"/>
        </w:tabs>
        <w:spacing w:before="102"/>
        <w:rPr>
          <w:b w:val="0"/>
          <w:bCs w:val="0"/>
          <w:sz w:val="24"/>
          <w:szCs w:val="24"/>
          <w:lang w:val="en-IN"/>
        </w:rPr>
      </w:pPr>
      <w:r w:rsidRPr="00E11008">
        <w:rPr>
          <w:b w:val="0"/>
          <w:bCs w:val="0"/>
          <w:sz w:val="24"/>
          <w:szCs w:val="24"/>
          <w:lang w:val="en-IN"/>
        </w:rPr>
        <w:t>Difficulty recognizing small symbols (door arcs, dimension lines)</w:t>
      </w:r>
    </w:p>
    <w:p w:rsidR="001A23C9" w:rsidRPr="00E11008" w:rsidRDefault="001A23C9" w:rsidP="001A23C9">
      <w:pPr>
        <w:pStyle w:val="Heading2"/>
        <w:numPr>
          <w:ilvl w:val="0"/>
          <w:numId w:val="65"/>
        </w:numPr>
        <w:tabs>
          <w:tab w:val="left" w:pos="1011"/>
        </w:tabs>
        <w:spacing w:before="102"/>
        <w:rPr>
          <w:b w:val="0"/>
          <w:bCs w:val="0"/>
          <w:sz w:val="24"/>
          <w:szCs w:val="24"/>
          <w:lang w:val="en-IN"/>
        </w:rPr>
      </w:pPr>
      <w:r w:rsidRPr="00E11008">
        <w:rPr>
          <w:b w:val="0"/>
          <w:bCs w:val="0"/>
          <w:sz w:val="24"/>
          <w:szCs w:val="24"/>
          <w:lang w:val="en-IN"/>
        </w:rPr>
        <w:t>Poor performance on hand-drawn or scanned plans</w:t>
      </w:r>
    </w:p>
    <w:p w:rsidR="001A23C9" w:rsidRPr="00E11008" w:rsidRDefault="001A23C9" w:rsidP="001A23C9">
      <w:pPr>
        <w:pStyle w:val="Heading2"/>
        <w:tabs>
          <w:tab w:val="left" w:pos="1011"/>
        </w:tabs>
        <w:spacing w:before="102"/>
        <w:ind w:left="1011"/>
        <w:rPr>
          <w:b w:val="0"/>
          <w:bCs w:val="0"/>
          <w:sz w:val="24"/>
          <w:szCs w:val="24"/>
          <w:lang w:val="en-IN"/>
        </w:rPr>
      </w:pPr>
      <w:r w:rsidRPr="00E11008">
        <w:rPr>
          <w:b w:val="0"/>
          <w:bCs w:val="0"/>
          <w:sz w:val="24"/>
          <w:szCs w:val="24"/>
          <w:lang w:val="en-IN"/>
        </w:rPr>
        <w:t>This reduces the robustness of the system for real-world use.</w:t>
      </w:r>
    </w:p>
    <w:p w:rsidR="001A23C9" w:rsidRPr="001A23C9" w:rsidRDefault="00000000" w:rsidP="001A23C9">
      <w:pPr>
        <w:pStyle w:val="Heading2"/>
        <w:tabs>
          <w:tab w:val="left" w:pos="1011"/>
        </w:tabs>
        <w:spacing w:before="102"/>
        <w:ind w:left="1011"/>
        <w:rPr>
          <w:sz w:val="24"/>
          <w:szCs w:val="24"/>
          <w:lang w:val="en-IN"/>
        </w:rPr>
      </w:pPr>
      <w:r>
        <w:rPr>
          <w:sz w:val="24"/>
          <w:szCs w:val="24"/>
          <w:lang w:val="en-IN"/>
        </w:rPr>
        <w:pict w14:anchorId="406C80AF">
          <v:rect id="_x0000_i1039" style="width:0;height:1.5pt" o:hralign="center" o:hrstd="t" o:hr="t" fillcolor="#a0a0a0" stroked="f"/>
        </w:pict>
      </w:r>
    </w:p>
    <w:p w:rsidR="001A23C9" w:rsidRPr="001A23C9" w:rsidRDefault="001A23C9" w:rsidP="001A23C9">
      <w:pPr>
        <w:pStyle w:val="Heading2"/>
        <w:tabs>
          <w:tab w:val="left" w:pos="1011"/>
        </w:tabs>
        <w:spacing w:before="102"/>
        <w:ind w:left="1011"/>
        <w:rPr>
          <w:sz w:val="24"/>
          <w:szCs w:val="24"/>
          <w:lang w:val="en-IN"/>
        </w:rPr>
      </w:pPr>
      <w:r w:rsidRPr="001A23C9">
        <w:rPr>
          <w:sz w:val="24"/>
          <w:szCs w:val="24"/>
          <w:lang w:val="en-IN"/>
        </w:rPr>
        <w:t>3. No Integration of Meshy AI (Fallback System)</w:t>
      </w:r>
    </w:p>
    <w:p w:rsidR="001A23C9" w:rsidRPr="00E11008" w:rsidRDefault="001A23C9" w:rsidP="001A23C9">
      <w:pPr>
        <w:pStyle w:val="Heading2"/>
        <w:tabs>
          <w:tab w:val="left" w:pos="1011"/>
        </w:tabs>
        <w:spacing w:before="102"/>
        <w:ind w:left="1011"/>
        <w:rPr>
          <w:b w:val="0"/>
          <w:bCs w:val="0"/>
          <w:sz w:val="24"/>
          <w:szCs w:val="24"/>
          <w:lang w:val="en-IN"/>
        </w:rPr>
      </w:pPr>
      <w:r w:rsidRPr="00E11008">
        <w:rPr>
          <w:b w:val="0"/>
          <w:bCs w:val="0"/>
          <w:sz w:val="24"/>
          <w:szCs w:val="24"/>
          <w:lang w:val="en-IN"/>
        </w:rPr>
        <w:t>The project intended to use Meshy AI as a backup for generating 3D meshes.</w:t>
      </w:r>
      <w:r w:rsidRPr="00E11008">
        <w:rPr>
          <w:b w:val="0"/>
          <w:bCs w:val="0"/>
          <w:sz w:val="24"/>
          <w:szCs w:val="24"/>
          <w:lang w:val="en-IN"/>
        </w:rPr>
        <w:br/>
        <w:t>However, due to issues such as:</w:t>
      </w:r>
    </w:p>
    <w:p w:rsidR="001A23C9" w:rsidRPr="00E11008" w:rsidRDefault="001A23C9" w:rsidP="001A23C9">
      <w:pPr>
        <w:pStyle w:val="Heading2"/>
        <w:numPr>
          <w:ilvl w:val="0"/>
          <w:numId w:val="66"/>
        </w:numPr>
        <w:tabs>
          <w:tab w:val="left" w:pos="1011"/>
        </w:tabs>
        <w:spacing w:before="102"/>
        <w:rPr>
          <w:b w:val="0"/>
          <w:bCs w:val="0"/>
          <w:sz w:val="24"/>
          <w:szCs w:val="24"/>
          <w:lang w:val="en-IN"/>
        </w:rPr>
      </w:pPr>
      <w:r w:rsidRPr="00E11008">
        <w:rPr>
          <w:b w:val="0"/>
          <w:bCs w:val="0"/>
          <w:sz w:val="24"/>
          <w:szCs w:val="24"/>
          <w:lang w:val="en-IN"/>
        </w:rPr>
        <w:t>Connection failures</w:t>
      </w:r>
    </w:p>
    <w:p w:rsidR="001A23C9" w:rsidRPr="00E11008" w:rsidRDefault="001A23C9" w:rsidP="001A23C9">
      <w:pPr>
        <w:pStyle w:val="Heading2"/>
        <w:numPr>
          <w:ilvl w:val="0"/>
          <w:numId w:val="66"/>
        </w:numPr>
        <w:tabs>
          <w:tab w:val="left" w:pos="1011"/>
        </w:tabs>
        <w:spacing w:before="102"/>
        <w:rPr>
          <w:b w:val="0"/>
          <w:bCs w:val="0"/>
          <w:sz w:val="24"/>
          <w:szCs w:val="24"/>
          <w:lang w:val="en-IN"/>
        </w:rPr>
      </w:pPr>
      <w:r w:rsidRPr="00E11008">
        <w:rPr>
          <w:b w:val="0"/>
          <w:bCs w:val="0"/>
          <w:sz w:val="24"/>
          <w:szCs w:val="24"/>
          <w:lang w:val="en-IN"/>
        </w:rPr>
        <w:t>Limited free API usage</w:t>
      </w:r>
    </w:p>
    <w:p w:rsidR="001A23C9" w:rsidRPr="00E11008" w:rsidRDefault="001A23C9" w:rsidP="001A23C9">
      <w:pPr>
        <w:pStyle w:val="Heading2"/>
        <w:numPr>
          <w:ilvl w:val="0"/>
          <w:numId w:val="66"/>
        </w:numPr>
        <w:tabs>
          <w:tab w:val="left" w:pos="1011"/>
        </w:tabs>
        <w:spacing w:before="102"/>
        <w:rPr>
          <w:b w:val="0"/>
          <w:bCs w:val="0"/>
          <w:sz w:val="24"/>
          <w:szCs w:val="24"/>
          <w:lang w:val="en-IN"/>
        </w:rPr>
      </w:pPr>
      <w:r w:rsidRPr="00E11008">
        <w:rPr>
          <w:b w:val="0"/>
          <w:bCs w:val="0"/>
          <w:sz w:val="24"/>
          <w:szCs w:val="24"/>
          <w:lang w:val="en-IN"/>
        </w:rPr>
        <w:t>Paid credit requirements</w:t>
      </w:r>
    </w:p>
    <w:p w:rsidR="001A23C9" w:rsidRPr="00E11008" w:rsidRDefault="001A23C9" w:rsidP="001A23C9">
      <w:pPr>
        <w:pStyle w:val="Heading2"/>
        <w:numPr>
          <w:ilvl w:val="0"/>
          <w:numId w:val="66"/>
        </w:numPr>
        <w:tabs>
          <w:tab w:val="left" w:pos="1011"/>
        </w:tabs>
        <w:spacing w:before="102"/>
        <w:rPr>
          <w:b w:val="0"/>
          <w:bCs w:val="0"/>
          <w:sz w:val="24"/>
          <w:szCs w:val="24"/>
          <w:lang w:val="en-IN"/>
        </w:rPr>
      </w:pPr>
      <w:r w:rsidRPr="00E11008">
        <w:rPr>
          <w:b w:val="0"/>
          <w:bCs w:val="0"/>
          <w:sz w:val="24"/>
          <w:szCs w:val="24"/>
          <w:lang w:val="en-IN"/>
        </w:rPr>
        <w:t>Budget constraints</w:t>
      </w:r>
    </w:p>
    <w:p w:rsidR="001A23C9" w:rsidRPr="00E11008" w:rsidRDefault="001A23C9" w:rsidP="001A23C9">
      <w:pPr>
        <w:pStyle w:val="Heading2"/>
        <w:tabs>
          <w:tab w:val="left" w:pos="1011"/>
        </w:tabs>
        <w:spacing w:before="102"/>
        <w:ind w:left="1011"/>
        <w:rPr>
          <w:b w:val="0"/>
          <w:bCs w:val="0"/>
          <w:sz w:val="24"/>
          <w:szCs w:val="24"/>
          <w:lang w:val="en-IN"/>
        </w:rPr>
      </w:pPr>
      <w:r w:rsidRPr="00E11008">
        <w:rPr>
          <w:b w:val="0"/>
          <w:bCs w:val="0"/>
          <w:sz w:val="24"/>
          <w:szCs w:val="24"/>
          <w:lang w:val="en-IN"/>
        </w:rPr>
        <w:t>Meshy could not be integrated.</w:t>
      </w:r>
    </w:p>
    <w:p w:rsidR="001A23C9" w:rsidRPr="00E11008" w:rsidRDefault="001A23C9" w:rsidP="001A23C9">
      <w:pPr>
        <w:pStyle w:val="Heading2"/>
        <w:tabs>
          <w:tab w:val="left" w:pos="1011"/>
        </w:tabs>
        <w:spacing w:before="102"/>
        <w:ind w:left="1011"/>
        <w:rPr>
          <w:b w:val="0"/>
          <w:bCs w:val="0"/>
          <w:sz w:val="24"/>
          <w:szCs w:val="24"/>
          <w:lang w:val="en-IN"/>
        </w:rPr>
      </w:pPr>
      <w:r w:rsidRPr="00E11008">
        <w:rPr>
          <w:b w:val="0"/>
          <w:bCs w:val="0"/>
          <w:sz w:val="24"/>
          <w:szCs w:val="24"/>
          <w:lang w:val="en-IN"/>
        </w:rPr>
        <w:t>Impact</w:t>
      </w:r>
    </w:p>
    <w:p w:rsidR="001A23C9" w:rsidRPr="00E11008" w:rsidRDefault="001A23C9" w:rsidP="001A23C9">
      <w:pPr>
        <w:pStyle w:val="Heading2"/>
        <w:numPr>
          <w:ilvl w:val="0"/>
          <w:numId w:val="67"/>
        </w:numPr>
        <w:tabs>
          <w:tab w:val="left" w:pos="1011"/>
        </w:tabs>
        <w:spacing w:before="102"/>
        <w:rPr>
          <w:b w:val="0"/>
          <w:bCs w:val="0"/>
          <w:sz w:val="24"/>
          <w:szCs w:val="24"/>
          <w:lang w:val="en-IN"/>
        </w:rPr>
      </w:pPr>
      <w:r w:rsidRPr="00E11008">
        <w:rPr>
          <w:b w:val="0"/>
          <w:bCs w:val="0"/>
          <w:sz w:val="24"/>
          <w:szCs w:val="24"/>
          <w:lang w:val="en-IN"/>
        </w:rPr>
        <w:t>No alternative path when AI detection fails</w:t>
      </w:r>
    </w:p>
    <w:p w:rsidR="001A23C9" w:rsidRPr="00E11008" w:rsidRDefault="001A23C9" w:rsidP="001A23C9">
      <w:pPr>
        <w:pStyle w:val="Heading2"/>
        <w:numPr>
          <w:ilvl w:val="0"/>
          <w:numId w:val="67"/>
        </w:numPr>
        <w:tabs>
          <w:tab w:val="left" w:pos="1011"/>
        </w:tabs>
        <w:spacing w:before="102"/>
        <w:rPr>
          <w:b w:val="0"/>
          <w:bCs w:val="0"/>
          <w:sz w:val="24"/>
          <w:szCs w:val="24"/>
          <w:lang w:val="en-IN"/>
        </w:rPr>
      </w:pPr>
      <w:r w:rsidRPr="00E11008">
        <w:rPr>
          <w:b w:val="0"/>
          <w:bCs w:val="0"/>
          <w:sz w:val="24"/>
          <w:szCs w:val="24"/>
          <w:lang w:val="en-IN"/>
        </w:rPr>
        <w:t>Pipeline remains only partially functional</w:t>
      </w:r>
    </w:p>
    <w:p w:rsidR="001A23C9" w:rsidRPr="00E11008" w:rsidRDefault="001A23C9" w:rsidP="001A23C9">
      <w:pPr>
        <w:pStyle w:val="Heading2"/>
        <w:numPr>
          <w:ilvl w:val="0"/>
          <w:numId w:val="67"/>
        </w:numPr>
        <w:tabs>
          <w:tab w:val="left" w:pos="1011"/>
        </w:tabs>
        <w:spacing w:before="102"/>
        <w:rPr>
          <w:b w:val="0"/>
          <w:bCs w:val="0"/>
          <w:sz w:val="24"/>
          <w:szCs w:val="24"/>
          <w:lang w:val="en-IN"/>
        </w:rPr>
      </w:pPr>
      <w:r w:rsidRPr="00E11008">
        <w:rPr>
          <w:b w:val="0"/>
          <w:bCs w:val="0"/>
          <w:sz w:val="24"/>
          <w:szCs w:val="24"/>
          <w:lang w:val="en-IN"/>
        </w:rPr>
        <w:t>Full automation is not possible</w:t>
      </w:r>
    </w:p>
    <w:p w:rsidR="001A23C9" w:rsidRPr="001A23C9" w:rsidRDefault="00000000" w:rsidP="001A23C9">
      <w:pPr>
        <w:pStyle w:val="Heading2"/>
        <w:tabs>
          <w:tab w:val="left" w:pos="1011"/>
        </w:tabs>
        <w:spacing w:before="102"/>
        <w:ind w:left="1011"/>
        <w:rPr>
          <w:sz w:val="24"/>
          <w:szCs w:val="24"/>
          <w:lang w:val="en-IN"/>
        </w:rPr>
      </w:pPr>
      <w:r w:rsidRPr="00E11008">
        <w:rPr>
          <w:b w:val="0"/>
          <w:bCs w:val="0"/>
          <w:sz w:val="24"/>
          <w:szCs w:val="24"/>
          <w:lang w:val="en-IN"/>
        </w:rPr>
        <w:pict w14:anchorId="1D918F38">
          <v:rect id="_x0000_i1040" style="width:0;height:1.5pt" o:hralign="center" o:hrstd="t" o:hr="t" fillcolor="#a0a0a0" stroked="f"/>
        </w:pict>
      </w:r>
    </w:p>
    <w:p w:rsidR="001A23C9" w:rsidRPr="001A23C9" w:rsidRDefault="001A23C9" w:rsidP="001A23C9">
      <w:pPr>
        <w:pStyle w:val="Heading2"/>
        <w:tabs>
          <w:tab w:val="left" w:pos="1011"/>
        </w:tabs>
        <w:spacing w:before="102"/>
        <w:ind w:left="1011"/>
        <w:rPr>
          <w:sz w:val="24"/>
          <w:szCs w:val="24"/>
          <w:lang w:val="en-IN"/>
        </w:rPr>
      </w:pPr>
      <w:r w:rsidRPr="001A23C9">
        <w:rPr>
          <w:sz w:val="24"/>
          <w:szCs w:val="24"/>
          <w:lang w:val="en-IN"/>
        </w:rPr>
        <w:lastRenderedPageBreak/>
        <w:t>4. End-to-End Pipeline Is Incomplete</w:t>
      </w:r>
    </w:p>
    <w:p w:rsidR="001A23C9" w:rsidRPr="00E11008" w:rsidRDefault="001A23C9" w:rsidP="001A23C9">
      <w:pPr>
        <w:pStyle w:val="Heading2"/>
        <w:tabs>
          <w:tab w:val="left" w:pos="1011"/>
        </w:tabs>
        <w:spacing w:before="102"/>
        <w:ind w:left="1011"/>
        <w:rPr>
          <w:b w:val="0"/>
          <w:bCs w:val="0"/>
          <w:sz w:val="24"/>
          <w:szCs w:val="24"/>
          <w:lang w:val="en-IN"/>
        </w:rPr>
      </w:pPr>
      <w:r w:rsidRPr="00E11008">
        <w:rPr>
          <w:b w:val="0"/>
          <w:bCs w:val="0"/>
          <w:sz w:val="24"/>
          <w:szCs w:val="24"/>
          <w:lang w:val="en-IN"/>
        </w:rPr>
        <w:t>Since both the YOLO model and Meshy API were not fully functional, the complete automated workflow from 2D → 3D could not be completed.</w:t>
      </w:r>
    </w:p>
    <w:p w:rsidR="001A23C9" w:rsidRPr="00E11008" w:rsidRDefault="001A23C9" w:rsidP="001A23C9">
      <w:pPr>
        <w:pStyle w:val="Heading2"/>
        <w:tabs>
          <w:tab w:val="left" w:pos="1011"/>
        </w:tabs>
        <w:spacing w:before="102"/>
        <w:ind w:left="1011"/>
        <w:rPr>
          <w:b w:val="0"/>
          <w:bCs w:val="0"/>
          <w:sz w:val="24"/>
          <w:szCs w:val="24"/>
          <w:lang w:val="en-IN"/>
        </w:rPr>
      </w:pPr>
      <w:r w:rsidRPr="00E11008">
        <w:rPr>
          <w:b w:val="0"/>
          <w:bCs w:val="0"/>
          <w:sz w:val="24"/>
          <w:szCs w:val="24"/>
          <w:lang w:val="en-IN"/>
        </w:rPr>
        <w:t>Impact</w:t>
      </w:r>
    </w:p>
    <w:p w:rsidR="001A23C9" w:rsidRPr="00E11008" w:rsidRDefault="001A23C9" w:rsidP="001A23C9">
      <w:pPr>
        <w:pStyle w:val="Heading2"/>
        <w:numPr>
          <w:ilvl w:val="0"/>
          <w:numId w:val="68"/>
        </w:numPr>
        <w:tabs>
          <w:tab w:val="left" w:pos="1011"/>
        </w:tabs>
        <w:spacing w:before="102"/>
        <w:rPr>
          <w:b w:val="0"/>
          <w:bCs w:val="0"/>
          <w:sz w:val="24"/>
          <w:szCs w:val="24"/>
          <w:lang w:val="en-IN"/>
        </w:rPr>
      </w:pPr>
      <w:r w:rsidRPr="00E11008">
        <w:rPr>
          <w:b w:val="0"/>
          <w:bCs w:val="0"/>
          <w:sz w:val="24"/>
          <w:szCs w:val="24"/>
          <w:lang w:val="en-IN"/>
        </w:rPr>
        <w:t>System remains a prototype</w:t>
      </w:r>
    </w:p>
    <w:p w:rsidR="001A23C9" w:rsidRPr="00E11008" w:rsidRDefault="001A23C9" w:rsidP="001A23C9">
      <w:pPr>
        <w:pStyle w:val="Heading2"/>
        <w:numPr>
          <w:ilvl w:val="0"/>
          <w:numId w:val="68"/>
        </w:numPr>
        <w:tabs>
          <w:tab w:val="left" w:pos="1011"/>
        </w:tabs>
        <w:spacing w:before="102"/>
        <w:rPr>
          <w:b w:val="0"/>
          <w:bCs w:val="0"/>
          <w:sz w:val="24"/>
          <w:szCs w:val="24"/>
          <w:lang w:val="en-IN"/>
        </w:rPr>
      </w:pPr>
      <w:r w:rsidRPr="00E11008">
        <w:rPr>
          <w:b w:val="0"/>
          <w:bCs w:val="0"/>
          <w:sz w:val="24"/>
          <w:szCs w:val="24"/>
          <w:lang w:val="en-IN"/>
        </w:rPr>
        <w:t>Requires manual steps</w:t>
      </w:r>
    </w:p>
    <w:p w:rsidR="001A23C9" w:rsidRPr="00E11008" w:rsidRDefault="001A23C9" w:rsidP="001A23C9">
      <w:pPr>
        <w:pStyle w:val="Heading2"/>
        <w:numPr>
          <w:ilvl w:val="0"/>
          <w:numId w:val="68"/>
        </w:numPr>
        <w:tabs>
          <w:tab w:val="left" w:pos="1011"/>
        </w:tabs>
        <w:spacing w:before="102"/>
        <w:rPr>
          <w:b w:val="0"/>
          <w:bCs w:val="0"/>
          <w:sz w:val="24"/>
          <w:szCs w:val="24"/>
          <w:lang w:val="en-IN"/>
        </w:rPr>
      </w:pPr>
      <w:r w:rsidRPr="00E11008">
        <w:rPr>
          <w:b w:val="0"/>
          <w:bCs w:val="0"/>
          <w:sz w:val="24"/>
          <w:szCs w:val="24"/>
          <w:lang w:val="en-IN"/>
        </w:rPr>
        <w:t>Not ready for real production deployment</w:t>
      </w:r>
    </w:p>
    <w:p w:rsidR="001A23C9" w:rsidRPr="001A23C9" w:rsidRDefault="001A23C9" w:rsidP="001A23C9">
      <w:pPr>
        <w:pStyle w:val="Heading2"/>
        <w:tabs>
          <w:tab w:val="left" w:pos="1011"/>
        </w:tabs>
        <w:spacing w:before="102"/>
        <w:ind w:left="1011"/>
        <w:rPr>
          <w:sz w:val="24"/>
          <w:szCs w:val="24"/>
          <w:lang w:val="en-IN"/>
        </w:rPr>
      </w:pPr>
      <w:r w:rsidRPr="00E11008">
        <w:rPr>
          <w:b w:val="0"/>
          <w:bCs w:val="0"/>
          <w:sz w:val="24"/>
          <w:szCs w:val="24"/>
          <w:lang w:val="en-IN"/>
        </w:rPr>
        <w:t>The project demonstrates the concept but does not deliver the final automated product</w:t>
      </w:r>
      <w:r w:rsidRPr="001A23C9">
        <w:rPr>
          <w:sz w:val="24"/>
          <w:szCs w:val="24"/>
          <w:lang w:val="en-IN"/>
        </w:rPr>
        <w:t>.</w:t>
      </w:r>
    </w:p>
    <w:p w:rsidR="001A23C9" w:rsidRPr="001A23C9" w:rsidRDefault="00000000" w:rsidP="001A23C9">
      <w:pPr>
        <w:pStyle w:val="Heading2"/>
        <w:tabs>
          <w:tab w:val="left" w:pos="1011"/>
        </w:tabs>
        <w:spacing w:before="102"/>
        <w:ind w:left="1011"/>
        <w:rPr>
          <w:sz w:val="24"/>
          <w:szCs w:val="24"/>
          <w:lang w:val="en-IN"/>
        </w:rPr>
      </w:pPr>
      <w:r>
        <w:rPr>
          <w:sz w:val="24"/>
          <w:szCs w:val="24"/>
          <w:lang w:val="en-IN"/>
        </w:rPr>
        <w:pict w14:anchorId="7430226B">
          <v:rect id="_x0000_i1041" style="width:0;height:1.5pt" o:hralign="center" o:hrstd="t" o:hr="t" fillcolor="#a0a0a0" stroked="f"/>
        </w:pict>
      </w:r>
    </w:p>
    <w:p w:rsidR="001A23C9" w:rsidRPr="001A23C9" w:rsidRDefault="001A23C9" w:rsidP="001A23C9">
      <w:pPr>
        <w:pStyle w:val="Heading2"/>
        <w:tabs>
          <w:tab w:val="left" w:pos="1011"/>
        </w:tabs>
        <w:spacing w:before="102"/>
        <w:ind w:left="1011"/>
        <w:rPr>
          <w:sz w:val="24"/>
          <w:szCs w:val="24"/>
          <w:lang w:val="en-IN"/>
        </w:rPr>
      </w:pPr>
      <w:r w:rsidRPr="001A23C9">
        <w:rPr>
          <w:sz w:val="24"/>
          <w:szCs w:val="24"/>
          <w:lang w:val="en-IN"/>
        </w:rPr>
        <w:t>5. Geometry Reconstruction Challenges</w:t>
      </w:r>
    </w:p>
    <w:p w:rsidR="001A23C9" w:rsidRPr="00E11008" w:rsidRDefault="001A23C9" w:rsidP="001A23C9">
      <w:pPr>
        <w:pStyle w:val="Heading2"/>
        <w:tabs>
          <w:tab w:val="left" w:pos="1011"/>
        </w:tabs>
        <w:spacing w:before="102"/>
        <w:ind w:left="1011"/>
        <w:rPr>
          <w:b w:val="0"/>
          <w:bCs w:val="0"/>
          <w:sz w:val="24"/>
          <w:szCs w:val="24"/>
          <w:lang w:val="en-IN"/>
        </w:rPr>
      </w:pPr>
      <w:r w:rsidRPr="00E11008">
        <w:rPr>
          <w:b w:val="0"/>
          <w:bCs w:val="0"/>
          <w:sz w:val="24"/>
          <w:szCs w:val="24"/>
          <w:lang w:val="en-IN"/>
        </w:rPr>
        <w:t>Converting detected lines into 3D structures is technically very complex.</w:t>
      </w:r>
    </w:p>
    <w:p w:rsidR="001A23C9" w:rsidRPr="00E11008" w:rsidRDefault="001A23C9" w:rsidP="001A23C9">
      <w:pPr>
        <w:pStyle w:val="Heading2"/>
        <w:tabs>
          <w:tab w:val="left" w:pos="1011"/>
        </w:tabs>
        <w:spacing w:before="102"/>
        <w:ind w:left="1011"/>
        <w:rPr>
          <w:b w:val="0"/>
          <w:bCs w:val="0"/>
          <w:sz w:val="24"/>
          <w:szCs w:val="24"/>
          <w:lang w:val="en-IN"/>
        </w:rPr>
      </w:pPr>
      <w:r w:rsidRPr="00E11008">
        <w:rPr>
          <w:b w:val="0"/>
          <w:bCs w:val="0"/>
          <w:sz w:val="24"/>
          <w:szCs w:val="24"/>
          <w:lang w:val="en-IN"/>
        </w:rPr>
        <w:t>Problems faced:</w:t>
      </w:r>
    </w:p>
    <w:p w:rsidR="001A23C9" w:rsidRPr="00E11008" w:rsidRDefault="001A23C9" w:rsidP="001A23C9">
      <w:pPr>
        <w:pStyle w:val="Heading2"/>
        <w:numPr>
          <w:ilvl w:val="0"/>
          <w:numId w:val="69"/>
        </w:numPr>
        <w:tabs>
          <w:tab w:val="left" w:pos="1011"/>
        </w:tabs>
        <w:spacing w:before="102"/>
        <w:rPr>
          <w:b w:val="0"/>
          <w:bCs w:val="0"/>
          <w:sz w:val="24"/>
          <w:szCs w:val="24"/>
          <w:lang w:val="en-IN"/>
        </w:rPr>
      </w:pPr>
      <w:r w:rsidRPr="00E11008">
        <w:rPr>
          <w:b w:val="0"/>
          <w:bCs w:val="0"/>
          <w:sz w:val="24"/>
          <w:szCs w:val="24"/>
          <w:lang w:val="en-IN"/>
        </w:rPr>
        <w:t>Walls need to be perfectly aligned</w:t>
      </w:r>
    </w:p>
    <w:p w:rsidR="001A23C9" w:rsidRPr="00E11008" w:rsidRDefault="001A23C9" w:rsidP="001A23C9">
      <w:pPr>
        <w:pStyle w:val="Heading2"/>
        <w:numPr>
          <w:ilvl w:val="0"/>
          <w:numId w:val="69"/>
        </w:numPr>
        <w:tabs>
          <w:tab w:val="left" w:pos="1011"/>
        </w:tabs>
        <w:spacing w:before="102"/>
        <w:rPr>
          <w:b w:val="0"/>
          <w:bCs w:val="0"/>
          <w:sz w:val="24"/>
          <w:szCs w:val="24"/>
          <w:lang w:val="en-IN"/>
        </w:rPr>
      </w:pPr>
      <w:r w:rsidRPr="00E11008">
        <w:rPr>
          <w:b w:val="0"/>
          <w:bCs w:val="0"/>
          <w:sz w:val="24"/>
          <w:szCs w:val="24"/>
          <w:lang w:val="en-IN"/>
        </w:rPr>
        <w:t>Corners must snap to 90° or 180°</w:t>
      </w:r>
    </w:p>
    <w:p w:rsidR="001A23C9" w:rsidRPr="00E11008" w:rsidRDefault="001A23C9" w:rsidP="001A23C9">
      <w:pPr>
        <w:pStyle w:val="Heading2"/>
        <w:numPr>
          <w:ilvl w:val="0"/>
          <w:numId w:val="69"/>
        </w:numPr>
        <w:tabs>
          <w:tab w:val="left" w:pos="1011"/>
        </w:tabs>
        <w:spacing w:before="102"/>
        <w:rPr>
          <w:b w:val="0"/>
          <w:bCs w:val="0"/>
          <w:sz w:val="24"/>
          <w:szCs w:val="24"/>
          <w:lang w:val="en-IN"/>
        </w:rPr>
      </w:pPr>
      <w:r w:rsidRPr="00E11008">
        <w:rPr>
          <w:b w:val="0"/>
          <w:bCs w:val="0"/>
          <w:sz w:val="24"/>
          <w:szCs w:val="24"/>
          <w:lang w:val="en-IN"/>
        </w:rPr>
        <w:t>Small detection errors cause big 3D gaps</w:t>
      </w:r>
    </w:p>
    <w:p w:rsidR="001A23C9" w:rsidRPr="00E11008" w:rsidRDefault="001A23C9" w:rsidP="001A23C9">
      <w:pPr>
        <w:pStyle w:val="Heading2"/>
        <w:numPr>
          <w:ilvl w:val="0"/>
          <w:numId w:val="69"/>
        </w:numPr>
        <w:tabs>
          <w:tab w:val="left" w:pos="1011"/>
        </w:tabs>
        <w:spacing w:before="102"/>
        <w:rPr>
          <w:b w:val="0"/>
          <w:bCs w:val="0"/>
          <w:sz w:val="24"/>
          <w:szCs w:val="24"/>
          <w:lang w:val="en-IN"/>
        </w:rPr>
      </w:pPr>
      <w:r w:rsidRPr="00E11008">
        <w:rPr>
          <w:b w:val="0"/>
          <w:bCs w:val="0"/>
          <w:sz w:val="24"/>
          <w:szCs w:val="24"/>
          <w:lang w:val="en-IN"/>
        </w:rPr>
        <w:t>Door/window cutouts require computationally heavy CSG algorithms</w:t>
      </w:r>
    </w:p>
    <w:p w:rsidR="001A23C9" w:rsidRPr="00E11008" w:rsidRDefault="001A23C9" w:rsidP="001A23C9">
      <w:pPr>
        <w:pStyle w:val="Heading2"/>
        <w:numPr>
          <w:ilvl w:val="0"/>
          <w:numId w:val="69"/>
        </w:numPr>
        <w:tabs>
          <w:tab w:val="left" w:pos="1011"/>
        </w:tabs>
        <w:spacing w:before="102"/>
        <w:rPr>
          <w:b w:val="0"/>
          <w:bCs w:val="0"/>
          <w:sz w:val="24"/>
          <w:szCs w:val="24"/>
          <w:lang w:val="en-IN"/>
        </w:rPr>
      </w:pPr>
      <w:r w:rsidRPr="00E11008">
        <w:rPr>
          <w:b w:val="0"/>
          <w:bCs w:val="0"/>
          <w:sz w:val="24"/>
          <w:szCs w:val="24"/>
          <w:lang w:val="en-IN"/>
        </w:rPr>
        <w:t>Curved or irregular walls require custom mathematical logic</w:t>
      </w:r>
    </w:p>
    <w:p w:rsidR="001A23C9" w:rsidRPr="00E11008" w:rsidRDefault="001A23C9" w:rsidP="001A23C9">
      <w:pPr>
        <w:pStyle w:val="Heading2"/>
        <w:tabs>
          <w:tab w:val="left" w:pos="1011"/>
        </w:tabs>
        <w:spacing w:before="102"/>
        <w:ind w:left="1011"/>
        <w:rPr>
          <w:b w:val="0"/>
          <w:bCs w:val="0"/>
          <w:sz w:val="24"/>
          <w:szCs w:val="24"/>
          <w:lang w:val="en-IN"/>
        </w:rPr>
      </w:pPr>
      <w:r w:rsidRPr="00E11008">
        <w:rPr>
          <w:b w:val="0"/>
          <w:bCs w:val="0"/>
          <w:sz w:val="24"/>
          <w:szCs w:val="24"/>
          <w:lang w:val="en-IN"/>
        </w:rPr>
        <w:t>Impact</w:t>
      </w:r>
    </w:p>
    <w:p w:rsidR="001A23C9" w:rsidRPr="00E11008" w:rsidRDefault="001A23C9" w:rsidP="001A23C9">
      <w:pPr>
        <w:pStyle w:val="Heading2"/>
        <w:numPr>
          <w:ilvl w:val="0"/>
          <w:numId w:val="70"/>
        </w:numPr>
        <w:tabs>
          <w:tab w:val="left" w:pos="1011"/>
        </w:tabs>
        <w:spacing w:before="102"/>
        <w:rPr>
          <w:b w:val="0"/>
          <w:bCs w:val="0"/>
          <w:sz w:val="24"/>
          <w:szCs w:val="24"/>
          <w:lang w:val="en-IN"/>
        </w:rPr>
      </w:pPr>
      <w:r w:rsidRPr="00E11008">
        <w:rPr>
          <w:b w:val="0"/>
          <w:bCs w:val="0"/>
          <w:sz w:val="24"/>
          <w:szCs w:val="24"/>
          <w:lang w:val="en-IN"/>
        </w:rPr>
        <w:t>Incomplete or broken 3D models</w:t>
      </w:r>
    </w:p>
    <w:p w:rsidR="001A23C9" w:rsidRPr="00E11008" w:rsidRDefault="001A23C9" w:rsidP="001A23C9">
      <w:pPr>
        <w:pStyle w:val="Heading2"/>
        <w:numPr>
          <w:ilvl w:val="0"/>
          <w:numId w:val="70"/>
        </w:numPr>
        <w:tabs>
          <w:tab w:val="left" w:pos="1011"/>
        </w:tabs>
        <w:spacing w:before="102"/>
        <w:rPr>
          <w:b w:val="0"/>
          <w:bCs w:val="0"/>
          <w:sz w:val="24"/>
          <w:szCs w:val="24"/>
          <w:lang w:val="en-IN"/>
        </w:rPr>
      </w:pPr>
      <w:r w:rsidRPr="00E11008">
        <w:rPr>
          <w:b w:val="0"/>
          <w:bCs w:val="0"/>
          <w:sz w:val="24"/>
          <w:szCs w:val="24"/>
          <w:lang w:val="en-IN"/>
        </w:rPr>
        <w:t>Misaligned rooms</w:t>
      </w:r>
    </w:p>
    <w:p w:rsidR="001A23C9" w:rsidRPr="00E11008" w:rsidRDefault="001A23C9" w:rsidP="001A23C9">
      <w:pPr>
        <w:pStyle w:val="Heading2"/>
        <w:numPr>
          <w:ilvl w:val="0"/>
          <w:numId w:val="70"/>
        </w:numPr>
        <w:tabs>
          <w:tab w:val="left" w:pos="1011"/>
        </w:tabs>
        <w:spacing w:before="102"/>
        <w:rPr>
          <w:b w:val="0"/>
          <w:bCs w:val="0"/>
          <w:sz w:val="24"/>
          <w:szCs w:val="24"/>
          <w:lang w:val="en-IN"/>
        </w:rPr>
      </w:pPr>
      <w:r w:rsidRPr="00E11008">
        <w:rPr>
          <w:b w:val="0"/>
          <w:bCs w:val="0"/>
          <w:sz w:val="24"/>
          <w:szCs w:val="24"/>
          <w:lang w:val="en-IN"/>
        </w:rPr>
        <w:t>Missing or incorrectly shaped walls</w:t>
      </w:r>
    </w:p>
    <w:p w:rsidR="001A23C9" w:rsidRPr="00E11008" w:rsidRDefault="001A23C9" w:rsidP="001A23C9">
      <w:pPr>
        <w:pStyle w:val="Heading2"/>
        <w:tabs>
          <w:tab w:val="left" w:pos="1011"/>
        </w:tabs>
        <w:spacing w:before="102"/>
        <w:ind w:left="1011"/>
        <w:rPr>
          <w:b w:val="0"/>
          <w:bCs w:val="0"/>
          <w:sz w:val="24"/>
          <w:szCs w:val="24"/>
          <w:lang w:val="en-IN"/>
        </w:rPr>
      </w:pPr>
      <w:r w:rsidRPr="00E11008">
        <w:rPr>
          <w:b w:val="0"/>
          <w:bCs w:val="0"/>
          <w:sz w:val="24"/>
          <w:szCs w:val="24"/>
          <w:lang w:val="en-IN"/>
        </w:rPr>
        <w:t>This reduces the visual and functional accuracy of the final output.</w:t>
      </w:r>
    </w:p>
    <w:p w:rsidR="0087136F" w:rsidRPr="00E11008" w:rsidRDefault="0087136F" w:rsidP="001A23C9">
      <w:pPr>
        <w:pStyle w:val="Heading2"/>
        <w:tabs>
          <w:tab w:val="left" w:pos="1011"/>
        </w:tabs>
        <w:spacing w:before="102"/>
        <w:ind w:left="1011"/>
        <w:rPr>
          <w:b w:val="0"/>
          <w:bCs w:val="0"/>
          <w:sz w:val="24"/>
          <w:szCs w:val="24"/>
        </w:rPr>
      </w:pPr>
    </w:p>
    <w:p w:rsidR="001A23C9" w:rsidRPr="00E11008" w:rsidRDefault="001A23C9" w:rsidP="001A23C9">
      <w:pPr>
        <w:pStyle w:val="Heading2"/>
        <w:tabs>
          <w:tab w:val="left" w:pos="1011"/>
        </w:tabs>
        <w:spacing w:before="102"/>
        <w:ind w:left="1011"/>
        <w:rPr>
          <w:b w:val="0"/>
          <w:bCs w:val="0"/>
          <w:sz w:val="24"/>
          <w:szCs w:val="24"/>
        </w:rPr>
      </w:pPr>
    </w:p>
    <w:p w:rsidR="001A23C9" w:rsidRPr="001A23C9" w:rsidRDefault="001A23C9" w:rsidP="001A23C9">
      <w:pPr>
        <w:pStyle w:val="Heading2"/>
        <w:tabs>
          <w:tab w:val="left" w:pos="1011"/>
        </w:tabs>
        <w:spacing w:before="102"/>
        <w:ind w:left="1011"/>
        <w:rPr>
          <w:sz w:val="24"/>
          <w:szCs w:val="24"/>
          <w:lang w:val="en-IN"/>
        </w:rPr>
      </w:pPr>
      <w:r w:rsidRPr="001A23C9">
        <w:rPr>
          <w:sz w:val="24"/>
          <w:szCs w:val="24"/>
          <w:lang w:val="en-IN"/>
        </w:rPr>
        <w:t>6. GPU and Resource Limitations</w:t>
      </w:r>
    </w:p>
    <w:p w:rsidR="001A23C9" w:rsidRPr="00E11008" w:rsidRDefault="001A23C9" w:rsidP="001A23C9">
      <w:pPr>
        <w:pStyle w:val="Heading2"/>
        <w:tabs>
          <w:tab w:val="left" w:pos="1011"/>
        </w:tabs>
        <w:spacing w:before="102"/>
        <w:ind w:left="1011"/>
        <w:rPr>
          <w:b w:val="0"/>
          <w:bCs w:val="0"/>
          <w:sz w:val="24"/>
          <w:szCs w:val="24"/>
          <w:lang w:val="en-IN"/>
        </w:rPr>
      </w:pPr>
      <w:r w:rsidRPr="00E11008">
        <w:rPr>
          <w:b w:val="0"/>
          <w:bCs w:val="0"/>
          <w:sz w:val="24"/>
          <w:szCs w:val="24"/>
          <w:lang w:val="en-IN"/>
        </w:rPr>
        <w:t>Training AI models requires powerful GPUs for long hours.</w:t>
      </w:r>
      <w:r w:rsidRPr="00E11008">
        <w:rPr>
          <w:b w:val="0"/>
          <w:bCs w:val="0"/>
          <w:sz w:val="24"/>
          <w:szCs w:val="24"/>
          <w:lang w:val="en-IN"/>
        </w:rPr>
        <w:br/>
        <w:t>However, the team relied on:</w:t>
      </w:r>
    </w:p>
    <w:p w:rsidR="001A23C9" w:rsidRPr="00E11008" w:rsidRDefault="001A23C9" w:rsidP="001A23C9">
      <w:pPr>
        <w:pStyle w:val="Heading2"/>
        <w:numPr>
          <w:ilvl w:val="0"/>
          <w:numId w:val="71"/>
        </w:numPr>
        <w:tabs>
          <w:tab w:val="left" w:pos="1011"/>
        </w:tabs>
        <w:spacing w:before="102"/>
        <w:rPr>
          <w:b w:val="0"/>
          <w:bCs w:val="0"/>
          <w:sz w:val="24"/>
          <w:szCs w:val="24"/>
          <w:lang w:val="en-IN"/>
        </w:rPr>
      </w:pPr>
      <w:r w:rsidRPr="00E11008">
        <w:rPr>
          <w:b w:val="0"/>
          <w:bCs w:val="0"/>
          <w:sz w:val="24"/>
          <w:szCs w:val="24"/>
          <w:lang w:val="en-IN"/>
        </w:rPr>
        <w:t>Google Colab</w:t>
      </w:r>
    </w:p>
    <w:p w:rsidR="001A23C9" w:rsidRPr="00E11008" w:rsidRDefault="001A23C9" w:rsidP="001A23C9">
      <w:pPr>
        <w:pStyle w:val="Heading2"/>
        <w:numPr>
          <w:ilvl w:val="0"/>
          <w:numId w:val="71"/>
        </w:numPr>
        <w:tabs>
          <w:tab w:val="left" w:pos="1011"/>
        </w:tabs>
        <w:spacing w:before="102"/>
        <w:rPr>
          <w:b w:val="0"/>
          <w:bCs w:val="0"/>
          <w:sz w:val="24"/>
          <w:szCs w:val="24"/>
          <w:lang w:val="en-IN"/>
        </w:rPr>
      </w:pPr>
      <w:r w:rsidRPr="00E11008">
        <w:rPr>
          <w:b w:val="0"/>
          <w:bCs w:val="0"/>
          <w:sz w:val="24"/>
          <w:szCs w:val="24"/>
          <w:lang w:val="en-IN"/>
        </w:rPr>
        <w:t>Kaggle GPUs</w:t>
      </w:r>
    </w:p>
    <w:p w:rsidR="001A23C9" w:rsidRPr="00E11008" w:rsidRDefault="001A23C9" w:rsidP="001A23C9">
      <w:pPr>
        <w:pStyle w:val="Heading2"/>
        <w:tabs>
          <w:tab w:val="left" w:pos="1011"/>
        </w:tabs>
        <w:spacing w:before="102"/>
        <w:ind w:left="1011"/>
        <w:rPr>
          <w:b w:val="0"/>
          <w:bCs w:val="0"/>
          <w:sz w:val="24"/>
          <w:szCs w:val="24"/>
          <w:lang w:val="en-IN"/>
        </w:rPr>
      </w:pPr>
      <w:r w:rsidRPr="00E11008">
        <w:rPr>
          <w:b w:val="0"/>
          <w:bCs w:val="0"/>
          <w:sz w:val="24"/>
          <w:szCs w:val="24"/>
          <w:lang w:val="en-IN"/>
        </w:rPr>
        <w:t>These have:</w:t>
      </w:r>
    </w:p>
    <w:p w:rsidR="001A23C9" w:rsidRPr="00E11008" w:rsidRDefault="001A23C9" w:rsidP="001A23C9">
      <w:pPr>
        <w:pStyle w:val="Heading2"/>
        <w:numPr>
          <w:ilvl w:val="0"/>
          <w:numId w:val="72"/>
        </w:numPr>
        <w:tabs>
          <w:tab w:val="left" w:pos="1011"/>
        </w:tabs>
        <w:spacing w:before="102"/>
        <w:rPr>
          <w:b w:val="0"/>
          <w:bCs w:val="0"/>
          <w:sz w:val="24"/>
          <w:szCs w:val="24"/>
          <w:lang w:val="en-IN"/>
        </w:rPr>
      </w:pPr>
      <w:r w:rsidRPr="00E11008">
        <w:rPr>
          <w:b w:val="0"/>
          <w:bCs w:val="0"/>
          <w:sz w:val="24"/>
          <w:szCs w:val="24"/>
          <w:lang w:val="en-IN"/>
        </w:rPr>
        <w:t>12-hour session limits</w:t>
      </w:r>
    </w:p>
    <w:p w:rsidR="001A23C9" w:rsidRPr="00E11008" w:rsidRDefault="001A23C9" w:rsidP="001A23C9">
      <w:pPr>
        <w:pStyle w:val="Heading2"/>
        <w:numPr>
          <w:ilvl w:val="0"/>
          <w:numId w:val="72"/>
        </w:numPr>
        <w:tabs>
          <w:tab w:val="left" w:pos="1011"/>
        </w:tabs>
        <w:spacing w:before="102"/>
        <w:rPr>
          <w:b w:val="0"/>
          <w:bCs w:val="0"/>
          <w:sz w:val="24"/>
          <w:szCs w:val="24"/>
          <w:lang w:val="en-IN"/>
        </w:rPr>
      </w:pPr>
      <w:r w:rsidRPr="00E11008">
        <w:rPr>
          <w:b w:val="0"/>
          <w:bCs w:val="0"/>
          <w:sz w:val="24"/>
          <w:szCs w:val="24"/>
          <w:lang w:val="en-IN"/>
        </w:rPr>
        <w:t>Low VRAM</w:t>
      </w:r>
    </w:p>
    <w:p w:rsidR="001A23C9" w:rsidRPr="00E11008" w:rsidRDefault="001A23C9" w:rsidP="001A23C9">
      <w:pPr>
        <w:pStyle w:val="Heading2"/>
        <w:numPr>
          <w:ilvl w:val="0"/>
          <w:numId w:val="72"/>
        </w:numPr>
        <w:tabs>
          <w:tab w:val="left" w:pos="1011"/>
        </w:tabs>
        <w:spacing w:before="102"/>
        <w:rPr>
          <w:b w:val="0"/>
          <w:bCs w:val="0"/>
          <w:sz w:val="24"/>
          <w:szCs w:val="24"/>
          <w:lang w:val="en-IN"/>
        </w:rPr>
      </w:pPr>
      <w:r w:rsidRPr="00E11008">
        <w:rPr>
          <w:b w:val="0"/>
          <w:bCs w:val="0"/>
          <w:sz w:val="24"/>
          <w:szCs w:val="24"/>
          <w:lang w:val="en-IN"/>
        </w:rPr>
        <w:t>Frequent timeouts</w:t>
      </w:r>
    </w:p>
    <w:p w:rsidR="001A23C9" w:rsidRPr="00E11008" w:rsidRDefault="001A23C9" w:rsidP="001A23C9">
      <w:pPr>
        <w:pStyle w:val="Heading2"/>
        <w:tabs>
          <w:tab w:val="left" w:pos="1011"/>
        </w:tabs>
        <w:spacing w:before="102"/>
        <w:ind w:left="1011"/>
        <w:rPr>
          <w:b w:val="0"/>
          <w:bCs w:val="0"/>
          <w:sz w:val="24"/>
          <w:szCs w:val="24"/>
          <w:lang w:val="en-IN"/>
        </w:rPr>
      </w:pPr>
      <w:r w:rsidRPr="00E11008">
        <w:rPr>
          <w:b w:val="0"/>
          <w:bCs w:val="0"/>
          <w:sz w:val="24"/>
          <w:szCs w:val="24"/>
          <w:lang w:val="en-IN"/>
        </w:rPr>
        <w:t>Impact</w:t>
      </w:r>
    </w:p>
    <w:p w:rsidR="001A23C9" w:rsidRPr="00E11008" w:rsidRDefault="001A23C9" w:rsidP="001A23C9">
      <w:pPr>
        <w:pStyle w:val="Heading2"/>
        <w:numPr>
          <w:ilvl w:val="0"/>
          <w:numId w:val="73"/>
        </w:numPr>
        <w:tabs>
          <w:tab w:val="left" w:pos="1011"/>
        </w:tabs>
        <w:spacing w:before="102"/>
        <w:rPr>
          <w:b w:val="0"/>
          <w:bCs w:val="0"/>
          <w:sz w:val="24"/>
          <w:szCs w:val="24"/>
          <w:lang w:val="en-IN"/>
        </w:rPr>
      </w:pPr>
      <w:r w:rsidRPr="00E11008">
        <w:rPr>
          <w:b w:val="0"/>
          <w:bCs w:val="0"/>
          <w:sz w:val="24"/>
          <w:szCs w:val="24"/>
          <w:lang w:val="en-IN"/>
        </w:rPr>
        <w:t>Interrupted training</w:t>
      </w:r>
    </w:p>
    <w:p w:rsidR="001A23C9" w:rsidRPr="00E11008" w:rsidRDefault="001A23C9" w:rsidP="001A23C9">
      <w:pPr>
        <w:pStyle w:val="Heading2"/>
        <w:numPr>
          <w:ilvl w:val="0"/>
          <w:numId w:val="73"/>
        </w:numPr>
        <w:tabs>
          <w:tab w:val="left" w:pos="1011"/>
        </w:tabs>
        <w:spacing w:before="102"/>
        <w:rPr>
          <w:b w:val="0"/>
          <w:bCs w:val="0"/>
          <w:sz w:val="24"/>
          <w:szCs w:val="24"/>
          <w:lang w:val="en-IN"/>
        </w:rPr>
      </w:pPr>
      <w:r w:rsidRPr="00E11008">
        <w:rPr>
          <w:b w:val="0"/>
          <w:bCs w:val="0"/>
          <w:sz w:val="24"/>
          <w:szCs w:val="24"/>
          <w:lang w:val="en-IN"/>
        </w:rPr>
        <w:t>Incomplete dataset learning</w:t>
      </w:r>
    </w:p>
    <w:p w:rsidR="001A23C9" w:rsidRPr="00E11008" w:rsidRDefault="001A23C9" w:rsidP="001A23C9">
      <w:pPr>
        <w:pStyle w:val="Heading2"/>
        <w:numPr>
          <w:ilvl w:val="0"/>
          <w:numId w:val="73"/>
        </w:numPr>
        <w:tabs>
          <w:tab w:val="left" w:pos="1011"/>
        </w:tabs>
        <w:spacing w:before="102"/>
        <w:rPr>
          <w:b w:val="0"/>
          <w:bCs w:val="0"/>
          <w:sz w:val="24"/>
          <w:szCs w:val="24"/>
          <w:lang w:val="en-IN"/>
        </w:rPr>
      </w:pPr>
      <w:r w:rsidRPr="00E11008">
        <w:rPr>
          <w:b w:val="0"/>
          <w:bCs w:val="0"/>
          <w:sz w:val="24"/>
          <w:szCs w:val="24"/>
          <w:lang w:val="en-IN"/>
        </w:rPr>
        <w:t>Lower final accuracy</w:t>
      </w:r>
    </w:p>
    <w:p w:rsidR="001A23C9" w:rsidRPr="00E11008" w:rsidRDefault="001A23C9" w:rsidP="001A23C9">
      <w:pPr>
        <w:pStyle w:val="Heading2"/>
        <w:tabs>
          <w:tab w:val="left" w:pos="1011"/>
        </w:tabs>
        <w:spacing w:before="102"/>
        <w:ind w:left="1011"/>
        <w:rPr>
          <w:b w:val="0"/>
          <w:bCs w:val="0"/>
          <w:sz w:val="24"/>
          <w:szCs w:val="24"/>
          <w:lang w:val="en-IN"/>
        </w:rPr>
      </w:pPr>
      <w:r w:rsidRPr="00E11008">
        <w:rPr>
          <w:b w:val="0"/>
          <w:bCs w:val="0"/>
          <w:sz w:val="24"/>
          <w:szCs w:val="24"/>
          <w:lang w:val="en-IN"/>
        </w:rPr>
        <w:t>The hardware limitations directly impacted the AI performance.</w:t>
      </w:r>
    </w:p>
    <w:p w:rsidR="001A23C9" w:rsidRPr="001A23C9" w:rsidRDefault="00000000" w:rsidP="001A23C9">
      <w:pPr>
        <w:pStyle w:val="Heading2"/>
        <w:tabs>
          <w:tab w:val="left" w:pos="1011"/>
        </w:tabs>
        <w:spacing w:before="102"/>
        <w:ind w:left="1011"/>
        <w:rPr>
          <w:sz w:val="24"/>
          <w:szCs w:val="24"/>
          <w:lang w:val="en-IN"/>
        </w:rPr>
      </w:pPr>
      <w:r w:rsidRPr="00E11008">
        <w:rPr>
          <w:b w:val="0"/>
          <w:bCs w:val="0"/>
          <w:sz w:val="24"/>
          <w:szCs w:val="24"/>
          <w:lang w:val="en-IN"/>
        </w:rPr>
        <w:pict w14:anchorId="65114F84">
          <v:rect id="_x0000_i1042" style="width:0;height:1.5pt" o:hralign="center" o:hrstd="t" o:hr="t" fillcolor="#a0a0a0" stroked="f"/>
        </w:pict>
      </w:r>
    </w:p>
    <w:p w:rsidR="001A23C9" w:rsidRPr="001A23C9" w:rsidRDefault="001A23C9" w:rsidP="001A23C9">
      <w:pPr>
        <w:pStyle w:val="Heading2"/>
        <w:tabs>
          <w:tab w:val="left" w:pos="1011"/>
        </w:tabs>
        <w:spacing w:before="102"/>
        <w:ind w:left="1011"/>
        <w:rPr>
          <w:sz w:val="24"/>
          <w:szCs w:val="24"/>
          <w:lang w:val="en-IN"/>
        </w:rPr>
      </w:pPr>
      <w:r w:rsidRPr="001A23C9">
        <w:rPr>
          <w:sz w:val="24"/>
          <w:szCs w:val="24"/>
          <w:lang w:val="en-IN"/>
        </w:rPr>
        <w:lastRenderedPageBreak/>
        <w:t>7. Time Constraints</w:t>
      </w:r>
    </w:p>
    <w:p w:rsidR="001A23C9" w:rsidRPr="00E11008" w:rsidRDefault="001A23C9" w:rsidP="001A23C9">
      <w:pPr>
        <w:pStyle w:val="Heading2"/>
        <w:tabs>
          <w:tab w:val="left" w:pos="1011"/>
        </w:tabs>
        <w:spacing w:before="102"/>
        <w:ind w:left="1011"/>
        <w:rPr>
          <w:b w:val="0"/>
          <w:bCs w:val="0"/>
          <w:sz w:val="24"/>
          <w:szCs w:val="24"/>
          <w:lang w:val="en-IN"/>
        </w:rPr>
      </w:pPr>
      <w:r w:rsidRPr="00E11008">
        <w:rPr>
          <w:b w:val="0"/>
          <w:bCs w:val="0"/>
          <w:sz w:val="24"/>
          <w:szCs w:val="24"/>
          <w:lang w:val="en-IN"/>
        </w:rPr>
        <w:t>AI dataset preparation and training require weeks or months.</w:t>
      </w:r>
      <w:r w:rsidRPr="00E11008">
        <w:rPr>
          <w:b w:val="0"/>
          <w:bCs w:val="0"/>
          <w:sz w:val="24"/>
          <w:szCs w:val="24"/>
          <w:lang w:val="en-IN"/>
        </w:rPr>
        <w:br/>
        <w:t>But the project timeline was shorter, which did not allow:</w:t>
      </w:r>
    </w:p>
    <w:p w:rsidR="001A23C9" w:rsidRPr="00E11008" w:rsidRDefault="001A23C9" w:rsidP="001A23C9">
      <w:pPr>
        <w:pStyle w:val="Heading2"/>
        <w:numPr>
          <w:ilvl w:val="0"/>
          <w:numId w:val="74"/>
        </w:numPr>
        <w:tabs>
          <w:tab w:val="left" w:pos="1011"/>
        </w:tabs>
        <w:spacing w:before="102"/>
        <w:rPr>
          <w:b w:val="0"/>
          <w:bCs w:val="0"/>
          <w:sz w:val="24"/>
          <w:szCs w:val="24"/>
          <w:lang w:val="en-IN"/>
        </w:rPr>
      </w:pPr>
      <w:r w:rsidRPr="00E11008">
        <w:rPr>
          <w:b w:val="0"/>
          <w:bCs w:val="0"/>
          <w:sz w:val="24"/>
          <w:szCs w:val="24"/>
          <w:lang w:val="en-IN"/>
        </w:rPr>
        <w:t>Full annotation of floor plan dataset</w:t>
      </w:r>
    </w:p>
    <w:p w:rsidR="001A23C9" w:rsidRPr="00E11008" w:rsidRDefault="001A23C9" w:rsidP="001A23C9">
      <w:pPr>
        <w:pStyle w:val="Heading2"/>
        <w:numPr>
          <w:ilvl w:val="0"/>
          <w:numId w:val="74"/>
        </w:numPr>
        <w:tabs>
          <w:tab w:val="left" w:pos="1011"/>
        </w:tabs>
        <w:spacing w:before="102"/>
        <w:rPr>
          <w:b w:val="0"/>
          <w:bCs w:val="0"/>
          <w:sz w:val="24"/>
          <w:szCs w:val="24"/>
          <w:lang w:val="en-IN"/>
        </w:rPr>
      </w:pPr>
      <w:r w:rsidRPr="00E11008">
        <w:rPr>
          <w:b w:val="0"/>
          <w:bCs w:val="0"/>
          <w:sz w:val="24"/>
          <w:szCs w:val="24"/>
          <w:lang w:val="en-IN"/>
        </w:rPr>
        <w:t>Complete training cycles</w:t>
      </w:r>
    </w:p>
    <w:p w:rsidR="001A23C9" w:rsidRPr="00E11008" w:rsidRDefault="001A23C9" w:rsidP="001A23C9">
      <w:pPr>
        <w:pStyle w:val="Heading2"/>
        <w:numPr>
          <w:ilvl w:val="0"/>
          <w:numId w:val="74"/>
        </w:numPr>
        <w:tabs>
          <w:tab w:val="left" w:pos="1011"/>
        </w:tabs>
        <w:spacing w:before="102"/>
        <w:rPr>
          <w:b w:val="0"/>
          <w:bCs w:val="0"/>
          <w:sz w:val="24"/>
          <w:szCs w:val="24"/>
          <w:lang w:val="en-IN"/>
        </w:rPr>
      </w:pPr>
      <w:r w:rsidRPr="00E11008">
        <w:rPr>
          <w:b w:val="0"/>
          <w:bCs w:val="0"/>
          <w:sz w:val="24"/>
          <w:szCs w:val="24"/>
          <w:lang w:val="en-IN"/>
        </w:rPr>
        <w:t>Multi-stage validation and correction</w:t>
      </w:r>
    </w:p>
    <w:p w:rsidR="001A23C9" w:rsidRPr="00E11008" w:rsidRDefault="001A23C9" w:rsidP="001A23C9">
      <w:pPr>
        <w:pStyle w:val="Heading2"/>
        <w:numPr>
          <w:ilvl w:val="0"/>
          <w:numId w:val="74"/>
        </w:numPr>
        <w:tabs>
          <w:tab w:val="left" w:pos="1011"/>
        </w:tabs>
        <w:spacing w:before="102"/>
        <w:rPr>
          <w:b w:val="0"/>
          <w:bCs w:val="0"/>
          <w:sz w:val="24"/>
          <w:szCs w:val="24"/>
          <w:lang w:val="en-IN"/>
        </w:rPr>
      </w:pPr>
      <w:r w:rsidRPr="00E11008">
        <w:rPr>
          <w:b w:val="0"/>
          <w:bCs w:val="0"/>
          <w:sz w:val="24"/>
          <w:szCs w:val="24"/>
          <w:lang w:val="en-IN"/>
        </w:rPr>
        <w:t>Error analysis and model refinement</w:t>
      </w:r>
    </w:p>
    <w:p w:rsidR="001A23C9" w:rsidRPr="00E11008" w:rsidRDefault="001A23C9" w:rsidP="001A23C9">
      <w:pPr>
        <w:pStyle w:val="Heading2"/>
        <w:tabs>
          <w:tab w:val="left" w:pos="1011"/>
        </w:tabs>
        <w:spacing w:before="102"/>
        <w:ind w:left="1011"/>
        <w:rPr>
          <w:b w:val="0"/>
          <w:bCs w:val="0"/>
          <w:sz w:val="24"/>
          <w:szCs w:val="24"/>
          <w:lang w:val="en-IN"/>
        </w:rPr>
      </w:pPr>
      <w:r w:rsidRPr="00E11008">
        <w:rPr>
          <w:b w:val="0"/>
          <w:bCs w:val="0"/>
          <w:sz w:val="24"/>
          <w:szCs w:val="24"/>
          <w:lang w:val="en-IN"/>
        </w:rPr>
        <w:t>Impact</w:t>
      </w:r>
    </w:p>
    <w:p w:rsidR="001A23C9" w:rsidRPr="00E11008" w:rsidRDefault="001A23C9" w:rsidP="001A23C9">
      <w:pPr>
        <w:pStyle w:val="Heading2"/>
        <w:numPr>
          <w:ilvl w:val="0"/>
          <w:numId w:val="75"/>
        </w:numPr>
        <w:tabs>
          <w:tab w:val="left" w:pos="1011"/>
        </w:tabs>
        <w:spacing w:before="102"/>
        <w:rPr>
          <w:b w:val="0"/>
          <w:bCs w:val="0"/>
          <w:sz w:val="24"/>
          <w:szCs w:val="24"/>
          <w:lang w:val="en-IN"/>
        </w:rPr>
      </w:pPr>
      <w:r w:rsidRPr="00E11008">
        <w:rPr>
          <w:b w:val="0"/>
          <w:bCs w:val="0"/>
          <w:sz w:val="24"/>
          <w:szCs w:val="24"/>
          <w:lang w:val="en-IN"/>
        </w:rPr>
        <w:t>Project accuracy did not reach expected quality</w:t>
      </w:r>
    </w:p>
    <w:p w:rsidR="001A23C9" w:rsidRPr="001A23C9" w:rsidRDefault="001A23C9" w:rsidP="001A23C9">
      <w:pPr>
        <w:pStyle w:val="Heading2"/>
        <w:numPr>
          <w:ilvl w:val="0"/>
          <w:numId w:val="75"/>
        </w:numPr>
        <w:tabs>
          <w:tab w:val="left" w:pos="1011"/>
        </w:tabs>
        <w:spacing w:before="102"/>
        <w:rPr>
          <w:sz w:val="24"/>
          <w:szCs w:val="24"/>
          <w:lang w:val="en-IN"/>
        </w:rPr>
      </w:pPr>
      <w:r w:rsidRPr="00E11008">
        <w:rPr>
          <w:b w:val="0"/>
          <w:bCs w:val="0"/>
          <w:sz w:val="24"/>
          <w:szCs w:val="24"/>
          <w:lang w:val="en-IN"/>
        </w:rPr>
        <w:t>Some modules remained partially developed</w:t>
      </w:r>
    </w:p>
    <w:p w:rsidR="001A23C9" w:rsidRPr="001A23C9" w:rsidRDefault="00000000" w:rsidP="001A23C9">
      <w:pPr>
        <w:pStyle w:val="Heading2"/>
        <w:tabs>
          <w:tab w:val="left" w:pos="1011"/>
        </w:tabs>
        <w:spacing w:before="102"/>
        <w:ind w:left="1011"/>
        <w:rPr>
          <w:sz w:val="24"/>
          <w:szCs w:val="24"/>
          <w:lang w:val="en-IN"/>
        </w:rPr>
      </w:pPr>
      <w:r>
        <w:rPr>
          <w:sz w:val="24"/>
          <w:szCs w:val="24"/>
          <w:lang w:val="en-IN"/>
        </w:rPr>
        <w:pict w14:anchorId="64247948">
          <v:rect id="_x0000_i1043" style="width:0;height:1.5pt" o:hralign="center" o:hrstd="t" o:hr="t" fillcolor="#a0a0a0" stroked="f"/>
        </w:pict>
      </w:r>
    </w:p>
    <w:p w:rsidR="001A23C9" w:rsidRPr="001A23C9" w:rsidRDefault="001A23C9" w:rsidP="001A23C9">
      <w:pPr>
        <w:pStyle w:val="Heading2"/>
        <w:tabs>
          <w:tab w:val="left" w:pos="1011"/>
        </w:tabs>
        <w:spacing w:before="102"/>
        <w:ind w:left="1011"/>
        <w:rPr>
          <w:sz w:val="24"/>
          <w:szCs w:val="24"/>
          <w:lang w:val="en-IN"/>
        </w:rPr>
      </w:pPr>
      <w:r w:rsidRPr="001A23C9">
        <w:rPr>
          <w:sz w:val="24"/>
          <w:szCs w:val="24"/>
          <w:lang w:val="en-IN"/>
        </w:rPr>
        <w:t>8. Financial Constraints</w:t>
      </w:r>
    </w:p>
    <w:p w:rsidR="001A23C9" w:rsidRPr="00E11008" w:rsidRDefault="001A23C9" w:rsidP="001A23C9">
      <w:pPr>
        <w:pStyle w:val="Heading2"/>
        <w:tabs>
          <w:tab w:val="left" w:pos="1011"/>
        </w:tabs>
        <w:spacing w:before="102"/>
        <w:ind w:left="1011"/>
        <w:rPr>
          <w:b w:val="0"/>
          <w:bCs w:val="0"/>
          <w:sz w:val="24"/>
          <w:szCs w:val="24"/>
          <w:lang w:val="en-IN"/>
        </w:rPr>
      </w:pPr>
      <w:r w:rsidRPr="00E11008">
        <w:rPr>
          <w:b w:val="0"/>
          <w:bCs w:val="0"/>
          <w:sz w:val="24"/>
          <w:szCs w:val="24"/>
          <w:lang w:val="en-IN"/>
        </w:rPr>
        <w:t>Many advanced APIs and tools needed for high-quality reconstruction are paid (e.g., Meshy, Autodesk Forge premium).</w:t>
      </w:r>
    </w:p>
    <w:p w:rsidR="001A23C9" w:rsidRPr="00E11008" w:rsidRDefault="001A23C9" w:rsidP="001A23C9">
      <w:pPr>
        <w:pStyle w:val="Heading2"/>
        <w:tabs>
          <w:tab w:val="left" w:pos="1011"/>
        </w:tabs>
        <w:spacing w:before="102"/>
        <w:ind w:left="1011"/>
        <w:rPr>
          <w:b w:val="0"/>
          <w:bCs w:val="0"/>
          <w:sz w:val="24"/>
          <w:szCs w:val="24"/>
          <w:lang w:val="en-IN"/>
        </w:rPr>
      </w:pPr>
      <w:r w:rsidRPr="00E11008">
        <w:rPr>
          <w:b w:val="0"/>
          <w:bCs w:val="0"/>
          <w:sz w:val="24"/>
          <w:szCs w:val="24"/>
          <w:lang w:val="en-IN"/>
        </w:rPr>
        <w:t>Impact</w:t>
      </w:r>
    </w:p>
    <w:p w:rsidR="001A23C9" w:rsidRPr="00E11008" w:rsidRDefault="001A23C9" w:rsidP="001A23C9">
      <w:pPr>
        <w:pStyle w:val="Heading2"/>
        <w:numPr>
          <w:ilvl w:val="0"/>
          <w:numId w:val="76"/>
        </w:numPr>
        <w:tabs>
          <w:tab w:val="left" w:pos="1011"/>
        </w:tabs>
        <w:spacing w:before="102"/>
        <w:rPr>
          <w:b w:val="0"/>
          <w:bCs w:val="0"/>
          <w:sz w:val="24"/>
          <w:szCs w:val="24"/>
          <w:lang w:val="en-IN"/>
        </w:rPr>
      </w:pPr>
      <w:r w:rsidRPr="00E11008">
        <w:rPr>
          <w:b w:val="0"/>
          <w:bCs w:val="0"/>
          <w:sz w:val="24"/>
          <w:szCs w:val="24"/>
          <w:lang w:val="en-IN"/>
        </w:rPr>
        <w:t>Could not integrate premium APIs</w:t>
      </w:r>
    </w:p>
    <w:p w:rsidR="001A23C9" w:rsidRPr="00E11008" w:rsidRDefault="001A23C9" w:rsidP="001A23C9">
      <w:pPr>
        <w:pStyle w:val="Heading2"/>
        <w:numPr>
          <w:ilvl w:val="0"/>
          <w:numId w:val="76"/>
        </w:numPr>
        <w:tabs>
          <w:tab w:val="left" w:pos="1011"/>
        </w:tabs>
        <w:spacing w:before="102"/>
        <w:rPr>
          <w:b w:val="0"/>
          <w:bCs w:val="0"/>
          <w:sz w:val="24"/>
          <w:szCs w:val="24"/>
          <w:lang w:val="en-IN"/>
        </w:rPr>
      </w:pPr>
      <w:r w:rsidRPr="00E11008">
        <w:rPr>
          <w:b w:val="0"/>
          <w:bCs w:val="0"/>
          <w:sz w:val="24"/>
          <w:szCs w:val="24"/>
          <w:lang w:val="en-IN"/>
        </w:rPr>
        <w:t>Limited access to large GPU servers</w:t>
      </w:r>
    </w:p>
    <w:p w:rsidR="001A23C9" w:rsidRPr="00E11008" w:rsidRDefault="001A23C9" w:rsidP="001A23C9">
      <w:pPr>
        <w:pStyle w:val="Heading2"/>
        <w:numPr>
          <w:ilvl w:val="0"/>
          <w:numId w:val="76"/>
        </w:numPr>
        <w:tabs>
          <w:tab w:val="left" w:pos="1011"/>
        </w:tabs>
        <w:spacing w:before="102"/>
        <w:rPr>
          <w:b w:val="0"/>
          <w:bCs w:val="0"/>
          <w:sz w:val="24"/>
          <w:szCs w:val="24"/>
          <w:lang w:val="en-IN"/>
        </w:rPr>
      </w:pPr>
      <w:r w:rsidRPr="00E11008">
        <w:rPr>
          <w:b w:val="0"/>
          <w:bCs w:val="0"/>
          <w:sz w:val="24"/>
          <w:szCs w:val="24"/>
          <w:lang w:val="en-IN"/>
        </w:rPr>
        <w:t>No advanced fallback methods</w:t>
      </w:r>
    </w:p>
    <w:p w:rsidR="001A23C9" w:rsidRPr="001A23C9" w:rsidRDefault="001A23C9" w:rsidP="001A23C9">
      <w:pPr>
        <w:pStyle w:val="Heading2"/>
        <w:tabs>
          <w:tab w:val="left" w:pos="1011"/>
        </w:tabs>
        <w:spacing w:before="102"/>
        <w:ind w:left="1011"/>
        <w:rPr>
          <w:sz w:val="24"/>
          <w:szCs w:val="24"/>
          <w:lang w:val="en-IN"/>
        </w:rPr>
      </w:pPr>
      <w:r w:rsidRPr="00E11008">
        <w:rPr>
          <w:b w:val="0"/>
          <w:bCs w:val="0"/>
          <w:sz w:val="24"/>
          <w:szCs w:val="24"/>
          <w:lang w:val="en-IN"/>
        </w:rPr>
        <w:t>This restricted the system’s capability</w:t>
      </w:r>
      <w:r w:rsidRPr="001A23C9">
        <w:rPr>
          <w:sz w:val="24"/>
          <w:szCs w:val="24"/>
          <w:lang w:val="en-IN"/>
        </w:rPr>
        <w:t>.</w:t>
      </w:r>
    </w:p>
    <w:p w:rsidR="001A23C9" w:rsidRPr="001A23C9" w:rsidRDefault="00000000" w:rsidP="001A23C9">
      <w:pPr>
        <w:pStyle w:val="Heading2"/>
        <w:tabs>
          <w:tab w:val="left" w:pos="1011"/>
        </w:tabs>
        <w:spacing w:before="102"/>
        <w:ind w:left="1011"/>
        <w:rPr>
          <w:sz w:val="24"/>
          <w:szCs w:val="24"/>
          <w:lang w:val="en-IN"/>
        </w:rPr>
      </w:pPr>
      <w:r>
        <w:rPr>
          <w:sz w:val="24"/>
          <w:szCs w:val="24"/>
          <w:lang w:val="en-IN"/>
        </w:rPr>
        <w:pict w14:anchorId="664DA26F">
          <v:rect id="_x0000_i1044" style="width:0;height:1.5pt" o:hralign="center" o:hrstd="t" o:hr="t" fillcolor="#a0a0a0" stroked="f"/>
        </w:pict>
      </w:r>
    </w:p>
    <w:p w:rsidR="001A23C9" w:rsidRPr="001A23C9" w:rsidRDefault="001A23C9" w:rsidP="001A23C9">
      <w:pPr>
        <w:pStyle w:val="Heading2"/>
        <w:tabs>
          <w:tab w:val="left" w:pos="1011"/>
        </w:tabs>
        <w:spacing w:before="102"/>
        <w:ind w:left="1011"/>
        <w:rPr>
          <w:sz w:val="24"/>
          <w:szCs w:val="24"/>
          <w:lang w:val="en-IN"/>
        </w:rPr>
      </w:pPr>
      <w:r w:rsidRPr="001A23C9">
        <w:rPr>
          <w:sz w:val="24"/>
          <w:szCs w:val="24"/>
          <w:lang w:val="en-IN"/>
        </w:rPr>
        <w:t>9. Inconsistency in Real-World Floor Plans</w:t>
      </w:r>
    </w:p>
    <w:p w:rsidR="001A23C9" w:rsidRPr="00E11008" w:rsidRDefault="001A23C9" w:rsidP="001A23C9">
      <w:pPr>
        <w:pStyle w:val="Heading2"/>
        <w:tabs>
          <w:tab w:val="left" w:pos="1011"/>
        </w:tabs>
        <w:spacing w:before="102"/>
        <w:ind w:left="1011"/>
        <w:rPr>
          <w:b w:val="0"/>
          <w:bCs w:val="0"/>
          <w:sz w:val="24"/>
          <w:szCs w:val="24"/>
          <w:lang w:val="en-IN"/>
        </w:rPr>
      </w:pPr>
      <w:r w:rsidRPr="00E11008">
        <w:rPr>
          <w:b w:val="0"/>
          <w:bCs w:val="0"/>
          <w:sz w:val="24"/>
          <w:szCs w:val="24"/>
          <w:lang w:val="en-IN"/>
        </w:rPr>
        <w:t>Real building plans greatly vary in terms of:</w:t>
      </w:r>
    </w:p>
    <w:p w:rsidR="001A23C9" w:rsidRPr="00E11008" w:rsidRDefault="001A23C9" w:rsidP="001A23C9">
      <w:pPr>
        <w:pStyle w:val="Heading2"/>
        <w:numPr>
          <w:ilvl w:val="0"/>
          <w:numId w:val="77"/>
        </w:numPr>
        <w:tabs>
          <w:tab w:val="left" w:pos="1011"/>
        </w:tabs>
        <w:spacing w:before="102"/>
        <w:rPr>
          <w:b w:val="0"/>
          <w:bCs w:val="0"/>
          <w:sz w:val="24"/>
          <w:szCs w:val="24"/>
          <w:lang w:val="en-IN"/>
        </w:rPr>
      </w:pPr>
      <w:r w:rsidRPr="00E11008">
        <w:rPr>
          <w:b w:val="0"/>
          <w:bCs w:val="0"/>
          <w:sz w:val="24"/>
          <w:szCs w:val="24"/>
          <w:lang w:val="en-IN"/>
        </w:rPr>
        <w:t>Hand-drawn vs. digital</w:t>
      </w:r>
    </w:p>
    <w:p w:rsidR="001A23C9" w:rsidRPr="00E11008" w:rsidRDefault="001A23C9" w:rsidP="001A23C9">
      <w:pPr>
        <w:pStyle w:val="Heading2"/>
        <w:numPr>
          <w:ilvl w:val="0"/>
          <w:numId w:val="77"/>
        </w:numPr>
        <w:tabs>
          <w:tab w:val="left" w:pos="1011"/>
        </w:tabs>
        <w:spacing w:before="102"/>
        <w:rPr>
          <w:b w:val="0"/>
          <w:bCs w:val="0"/>
          <w:sz w:val="24"/>
          <w:szCs w:val="24"/>
          <w:lang w:val="en-IN"/>
        </w:rPr>
      </w:pPr>
      <w:r w:rsidRPr="00E11008">
        <w:rPr>
          <w:b w:val="0"/>
          <w:bCs w:val="0"/>
          <w:sz w:val="24"/>
          <w:szCs w:val="24"/>
          <w:lang w:val="en-IN"/>
        </w:rPr>
        <w:t>Line thickness</w:t>
      </w:r>
    </w:p>
    <w:p w:rsidR="001A23C9" w:rsidRPr="00E11008" w:rsidRDefault="001A23C9" w:rsidP="001A23C9">
      <w:pPr>
        <w:pStyle w:val="Heading2"/>
        <w:numPr>
          <w:ilvl w:val="0"/>
          <w:numId w:val="77"/>
        </w:numPr>
        <w:tabs>
          <w:tab w:val="left" w:pos="1011"/>
        </w:tabs>
        <w:spacing w:before="102"/>
        <w:rPr>
          <w:b w:val="0"/>
          <w:bCs w:val="0"/>
          <w:sz w:val="24"/>
          <w:szCs w:val="24"/>
          <w:lang w:val="en-IN"/>
        </w:rPr>
      </w:pPr>
      <w:r w:rsidRPr="00E11008">
        <w:rPr>
          <w:b w:val="0"/>
          <w:bCs w:val="0"/>
          <w:sz w:val="24"/>
          <w:szCs w:val="24"/>
          <w:lang w:val="en-IN"/>
        </w:rPr>
        <w:t>Scan quality</w:t>
      </w:r>
    </w:p>
    <w:p w:rsidR="001A23C9" w:rsidRPr="00E11008" w:rsidRDefault="001A23C9" w:rsidP="001A23C9">
      <w:pPr>
        <w:pStyle w:val="Heading2"/>
        <w:numPr>
          <w:ilvl w:val="0"/>
          <w:numId w:val="77"/>
        </w:numPr>
        <w:tabs>
          <w:tab w:val="left" w:pos="1011"/>
        </w:tabs>
        <w:spacing w:before="102"/>
        <w:rPr>
          <w:b w:val="0"/>
          <w:bCs w:val="0"/>
          <w:sz w:val="24"/>
          <w:szCs w:val="24"/>
          <w:lang w:val="en-IN"/>
        </w:rPr>
      </w:pPr>
      <w:r w:rsidRPr="00E11008">
        <w:rPr>
          <w:b w:val="0"/>
          <w:bCs w:val="0"/>
          <w:sz w:val="24"/>
          <w:szCs w:val="24"/>
          <w:lang w:val="en-IN"/>
        </w:rPr>
        <w:t>Noise and shadows</w:t>
      </w:r>
    </w:p>
    <w:p w:rsidR="001A23C9" w:rsidRPr="00E11008" w:rsidRDefault="001A23C9" w:rsidP="001A23C9">
      <w:pPr>
        <w:pStyle w:val="Heading2"/>
        <w:numPr>
          <w:ilvl w:val="0"/>
          <w:numId w:val="77"/>
        </w:numPr>
        <w:tabs>
          <w:tab w:val="left" w:pos="1011"/>
        </w:tabs>
        <w:spacing w:before="102"/>
        <w:rPr>
          <w:b w:val="0"/>
          <w:bCs w:val="0"/>
          <w:sz w:val="24"/>
          <w:szCs w:val="24"/>
          <w:lang w:val="en-IN"/>
        </w:rPr>
      </w:pPr>
      <w:r w:rsidRPr="00E11008">
        <w:rPr>
          <w:b w:val="0"/>
          <w:bCs w:val="0"/>
          <w:sz w:val="24"/>
          <w:szCs w:val="24"/>
          <w:lang w:val="en-IN"/>
        </w:rPr>
        <w:t>Language labels</w:t>
      </w:r>
    </w:p>
    <w:p w:rsidR="001A23C9" w:rsidRPr="00E11008" w:rsidRDefault="001A23C9" w:rsidP="001A23C9">
      <w:pPr>
        <w:pStyle w:val="Heading2"/>
        <w:numPr>
          <w:ilvl w:val="0"/>
          <w:numId w:val="77"/>
        </w:numPr>
        <w:tabs>
          <w:tab w:val="left" w:pos="1011"/>
        </w:tabs>
        <w:spacing w:before="102"/>
        <w:rPr>
          <w:b w:val="0"/>
          <w:bCs w:val="0"/>
          <w:sz w:val="24"/>
          <w:szCs w:val="24"/>
          <w:lang w:val="en-IN"/>
        </w:rPr>
      </w:pPr>
      <w:r w:rsidRPr="00E11008">
        <w:rPr>
          <w:b w:val="0"/>
          <w:bCs w:val="0"/>
          <w:sz w:val="24"/>
          <w:szCs w:val="24"/>
          <w:lang w:val="en-IN"/>
        </w:rPr>
        <w:t>Regional architectural symbols</w:t>
      </w:r>
    </w:p>
    <w:p w:rsidR="001A23C9" w:rsidRPr="00E11008" w:rsidRDefault="001A23C9" w:rsidP="001A23C9">
      <w:pPr>
        <w:pStyle w:val="Heading2"/>
        <w:tabs>
          <w:tab w:val="left" w:pos="1011"/>
        </w:tabs>
        <w:spacing w:before="102"/>
        <w:ind w:left="1011"/>
        <w:rPr>
          <w:b w:val="0"/>
          <w:bCs w:val="0"/>
          <w:sz w:val="24"/>
          <w:szCs w:val="24"/>
          <w:lang w:val="en-IN"/>
        </w:rPr>
      </w:pPr>
      <w:r w:rsidRPr="00E11008">
        <w:rPr>
          <w:b w:val="0"/>
          <w:bCs w:val="0"/>
          <w:sz w:val="24"/>
          <w:szCs w:val="24"/>
          <w:lang w:val="en-IN"/>
        </w:rPr>
        <w:t>Impact</w:t>
      </w:r>
    </w:p>
    <w:p w:rsidR="001A23C9" w:rsidRPr="00E11008" w:rsidRDefault="001A23C9" w:rsidP="001A23C9">
      <w:pPr>
        <w:pStyle w:val="Heading2"/>
        <w:numPr>
          <w:ilvl w:val="0"/>
          <w:numId w:val="78"/>
        </w:numPr>
        <w:tabs>
          <w:tab w:val="left" w:pos="1011"/>
        </w:tabs>
        <w:spacing w:before="102"/>
        <w:rPr>
          <w:b w:val="0"/>
          <w:bCs w:val="0"/>
          <w:sz w:val="24"/>
          <w:szCs w:val="24"/>
          <w:lang w:val="en-IN"/>
        </w:rPr>
      </w:pPr>
      <w:r w:rsidRPr="00E11008">
        <w:rPr>
          <w:b w:val="0"/>
          <w:bCs w:val="0"/>
          <w:sz w:val="24"/>
          <w:szCs w:val="24"/>
          <w:lang w:val="en-IN"/>
        </w:rPr>
        <w:t>AI misclassifies rooms or ignores details</w:t>
      </w:r>
    </w:p>
    <w:p w:rsidR="001A23C9" w:rsidRPr="00E11008" w:rsidRDefault="001A23C9" w:rsidP="001A23C9">
      <w:pPr>
        <w:pStyle w:val="Heading2"/>
        <w:numPr>
          <w:ilvl w:val="0"/>
          <w:numId w:val="78"/>
        </w:numPr>
        <w:tabs>
          <w:tab w:val="left" w:pos="1011"/>
        </w:tabs>
        <w:spacing w:before="102"/>
        <w:rPr>
          <w:b w:val="0"/>
          <w:bCs w:val="0"/>
          <w:sz w:val="24"/>
          <w:szCs w:val="24"/>
          <w:lang w:val="en-IN"/>
        </w:rPr>
      </w:pPr>
      <w:r w:rsidRPr="00E11008">
        <w:rPr>
          <w:b w:val="0"/>
          <w:bCs w:val="0"/>
          <w:sz w:val="24"/>
          <w:szCs w:val="24"/>
          <w:lang w:val="en-IN"/>
        </w:rPr>
        <w:t>Difficulty generalizing across diverse plan styles</w:t>
      </w:r>
    </w:p>
    <w:p w:rsidR="001A23C9" w:rsidRPr="00E11008" w:rsidRDefault="001A23C9" w:rsidP="001A23C9">
      <w:pPr>
        <w:pStyle w:val="Heading2"/>
        <w:tabs>
          <w:tab w:val="left" w:pos="1011"/>
        </w:tabs>
        <w:spacing w:before="102"/>
        <w:ind w:left="1011"/>
        <w:rPr>
          <w:b w:val="0"/>
          <w:bCs w:val="0"/>
          <w:sz w:val="24"/>
          <w:szCs w:val="24"/>
          <w:lang w:val="en-IN"/>
        </w:rPr>
      </w:pPr>
      <w:r w:rsidRPr="00E11008">
        <w:rPr>
          <w:b w:val="0"/>
          <w:bCs w:val="0"/>
          <w:sz w:val="24"/>
          <w:szCs w:val="24"/>
          <w:lang w:val="en-IN"/>
        </w:rPr>
        <w:t>The model is not yet ready for industry-level deployment.</w:t>
      </w:r>
    </w:p>
    <w:p w:rsidR="001A23C9" w:rsidRPr="001A23C9" w:rsidRDefault="00000000" w:rsidP="001A23C9">
      <w:pPr>
        <w:pStyle w:val="Heading2"/>
        <w:tabs>
          <w:tab w:val="left" w:pos="1011"/>
        </w:tabs>
        <w:spacing w:before="102"/>
        <w:ind w:left="1011"/>
        <w:rPr>
          <w:sz w:val="24"/>
          <w:szCs w:val="24"/>
          <w:lang w:val="en-IN"/>
        </w:rPr>
      </w:pPr>
      <w:r>
        <w:rPr>
          <w:sz w:val="24"/>
          <w:szCs w:val="24"/>
          <w:lang w:val="en-IN"/>
        </w:rPr>
        <w:pict w14:anchorId="4B5D7003">
          <v:rect id="_x0000_i1045" style="width:0;height:1.5pt" o:hralign="center" o:hrstd="t" o:hr="t" fillcolor="#a0a0a0" stroked="f"/>
        </w:pict>
      </w:r>
    </w:p>
    <w:p w:rsidR="001A23C9" w:rsidRPr="001A23C9" w:rsidRDefault="001A23C9" w:rsidP="001A23C9">
      <w:pPr>
        <w:pStyle w:val="Heading2"/>
        <w:tabs>
          <w:tab w:val="left" w:pos="1011"/>
        </w:tabs>
        <w:spacing w:before="102"/>
        <w:ind w:left="1011"/>
        <w:rPr>
          <w:sz w:val="24"/>
          <w:szCs w:val="24"/>
          <w:lang w:val="en-IN"/>
        </w:rPr>
      </w:pPr>
      <w:r w:rsidRPr="001A23C9">
        <w:rPr>
          <w:sz w:val="24"/>
          <w:szCs w:val="24"/>
          <w:lang w:val="en-IN"/>
        </w:rPr>
        <w:t>10. Not Production Ready</w:t>
      </w:r>
    </w:p>
    <w:p w:rsidR="001A23C9" w:rsidRPr="00E11008" w:rsidRDefault="001A23C9" w:rsidP="001A23C9">
      <w:pPr>
        <w:pStyle w:val="Heading2"/>
        <w:tabs>
          <w:tab w:val="left" w:pos="1011"/>
        </w:tabs>
        <w:spacing w:before="102"/>
        <w:ind w:left="1011"/>
        <w:rPr>
          <w:b w:val="0"/>
          <w:bCs w:val="0"/>
          <w:sz w:val="24"/>
          <w:szCs w:val="24"/>
          <w:lang w:val="en-IN"/>
        </w:rPr>
      </w:pPr>
      <w:r w:rsidRPr="00E11008">
        <w:rPr>
          <w:b w:val="0"/>
          <w:bCs w:val="0"/>
          <w:sz w:val="24"/>
          <w:szCs w:val="24"/>
          <w:lang w:val="en-IN"/>
        </w:rPr>
        <w:t>The current system works as a demonstration (prototype), not as a fully functional commercial product.</w:t>
      </w:r>
    </w:p>
    <w:p w:rsidR="001A23C9" w:rsidRPr="00E11008" w:rsidRDefault="001A23C9" w:rsidP="001A23C9">
      <w:pPr>
        <w:pStyle w:val="Heading2"/>
        <w:tabs>
          <w:tab w:val="left" w:pos="1011"/>
        </w:tabs>
        <w:spacing w:before="102"/>
        <w:ind w:left="1011"/>
        <w:rPr>
          <w:b w:val="0"/>
          <w:bCs w:val="0"/>
          <w:sz w:val="24"/>
          <w:szCs w:val="24"/>
          <w:lang w:val="en-IN"/>
        </w:rPr>
      </w:pPr>
      <w:r w:rsidRPr="00E11008">
        <w:rPr>
          <w:b w:val="0"/>
          <w:bCs w:val="0"/>
          <w:sz w:val="24"/>
          <w:szCs w:val="24"/>
          <w:lang w:val="en-IN"/>
        </w:rPr>
        <w:t>Limitations</w:t>
      </w:r>
    </w:p>
    <w:p w:rsidR="001A23C9" w:rsidRPr="00E11008" w:rsidRDefault="001A23C9" w:rsidP="001A23C9">
      <w:pPr>
        <w:pStyle w:val="Heading2"/>
        <w:numPr>
          <w:ilvl w:val="0"/>
          <w:numId w:val="79"/>
        </w:numPr>
        <w:tabs>
          <w:tab w:val="left" w:pos="1011"/>
        </w:tabs>
        <w:spacing w:before="102"/>
        <w:rPr>
          <w:b w:val="0"/>
          <w:bCs w:val="0"/>
          <w:sz w:val="24"/>
          <w:szCs w:val="24"/>
          <w:lang w:val="en-IN"/>
        </w:rPr>
      </w:pPr>
      <w:r w:rsidRPr="00E11008">
        <w:rPr>
          <w:b w:val="0"/>
          <w:bCs w:val="0"/>
          <w:sz w:val="24"/>
          <w:szCs w:val="24"/>
          <w:lang w:val="en-IN"/>
        </w:rPr>
        <w:t>Accuracy is low</w:t>
      </w:r>
    </w:p>
    <w:p w:rsidR="001A23C9" w:rsidRPr="00E11008" w:rsidRDefault="001A23C9" w:rsidP="001A23C9">
      <w:pPr>
        <w:pStyle w:val="Heading2"/>
        <w:numPr>
          <w:ilvl w:val="0"/>
          <w:numId w:val="79"/>
        </w:numPr>
        <w:tabs>
          <w:tab w:val="left" w:pos="1011"/>
        </w:tabs>
        <w:spacing w:before="102"/>
        <w:rPr>
          <w:b w:val="0"/>
          <w:bCs w:val="0"/>
          <w:sz w:val="24"/>
          <w:szCs w:val="24"/>
          <w:lang w:val="en-IN"/>
        </w:rPr>
      </w:pPr>
      <w:r w:rsidRPr="00E11008">
        <w:rPr>
          <w:b w:val="0"/>
          <w:bCs w:val="0"/>
          <w:sz w:val="24"/>
          <w:szCs w:val="24"/>
          <w:lang w:val="en-IN"/>
        </w:rPr>
        <w:t>Missing end-to-end automation</w:t>
      </w:r>
    </w:p>
    <w:p w:rsidR="001A23C9" w:rsidRPr="00E11008" w:rsidRDefault="001A23C9" w:rsidP="001A23C9">
      <w:pPr>
        <w:pStyle w:val="Heading2"/>
        <w:numPr>
          <w:ilvl w:val="0"/>
          <w:numId w:val="79"/>
        </w:numPr>
        <w:tabs>
          <w:tab w:val="left" w:pos="1011"/>
        </w:tabs>
        <w:spacing w:before="102"/>
        <w:rPr>
          <w:b w:val="0"/>
          <w:bCs w:val="0"/>
          <w:sz w:val="24"/>
          <w:szCs w:val="24"/>
          <w:lang w:val="en-IN"/>
        </w:rPr>
      </w:pPr>
      <w:r w:rsidRPr="00E11008">
        <w:rPr>
          <w:b w:val="0"/>
          <w:bCs w:val="0"/>
          <w:sz w:val="24"/>
          <w:szCs w:val="24"/>
          <w:lang w:val="en-IN"/>
        </w:rPr>
        <w:lastRenderedPageBreak/>
        <w:t>Unreliable results with noisy images</w:t>
      </w:r>
    </w:p>
    <w:p w:rsidR="001A23C9" w:rsidRPr="00E11008" w:rsidRDefault="001A23C9" w:rsidP="001A23C9">
      <w:pPr>
        <w:pStyle w:val="Heading2"/>
        <w:numPr>
          <w:ilvl w:val="0"/>
          <w:numId w:val="79"/>
        </w:numPr>
        <w:tabs>
          <w:tab w:val="left" w:pos="1011"/>
        </w:tabs>
        <w:spacing w:before="102"/>
        <w:rPr>
          <w:b w:val="0"/>
          <w:bCs w:val="0"/>
          <w:sz w:val="24"/>
          <w:szCs w:val="24"/>
          <w:lang w:val="en-IN"/>
        </w:rPr>
      </w:pPr>
      <w:r w:rsidRPr="00E11008">
        <w:rPr>
          <w:b w:val="0"/>
          <w:bCs w:val="0"/>
          <w:sz w:val="24"/>
          <w:szCs w:val="24"/>
          <w:lang w:val="en-IN"/>
        </w:rPr>
        <w:t>Cannot guarantee correct 3D reconstruction</w:t>
      </w:r>
    </w:p>
    <w:p w:rsidR="0087136F" w:rsidRPr="00F87854" w:rsidRDefault="001A23C9" w:rsidP="00F87854">
      <w:pPr>
        <w:pStyle w:val="Heading2"/>
        <w:tabs>
          <w:tab w:val="left" w:pos="1011"/>
        </w:tabs>
        <w:spacing w:before="102"/>
        <w:ind w:left="1011"/>
        <w:rPr>
          <w:sz w:val="24"/>
          <w:szCs w:val="24"/>
          <w:lang w:val="en-IN"/>
        </w:rPr>
        <w:sectPr w:rsidR="0087136F" w:rsidRPr="00F87854" w:rsidSect="00D2265F">
          <w:pgSz w:w="11910" w:h="16840"/>
          <w:pgMar w:top="1880" w:right="850" w:bottom="280" w:left="708" w:header="1454" w:footer="0" w:gutter="0"/>
          <w:pgNumType w:start="18"/>
          <w:cols w:space="720"/>
        </w:sectPr>
      </w:pPr>
      <w:r w:rsidRPr="00E11008">
        <w:rPr>
          <w:b w:val="0"/>
          <w:bCs w:val="0"/>
          <w:sz w:val="24"/>
          <w:szCs w:val="24"/>
          <w:lang w:val="en-IN"/>
        </w:rPr>
        <w:t>This restricts its use for professional architectural wo</w:t>
      </w:r>
      <w:r w:rsidR="00EE24B9" w:rsidRPr="00080A2A">
        <w:rPr>
          <w:b w:val="0"/>
          <w:noProof/>
          <w:sz w:val="24"/>
          <w:szCs w:val="24"/>
        </w:rPr>
        <mc:AlternateContent>
          <mc:Choice Requires="wpg">
            <w:drawing>
              <wp:anchor distT="0" distB="0" distL="0" distR="0" simplePos="0" relativeHeight="251666944" behindDoc="1" locked="0" layoutInCell="1" allowOverlap="1" wp14:anchorId="5D60E676" wp14:editId="282DE720">
                <wp:simplePos x="0" y="0"/>
                <wp:positionH relativeFrom="page">
                  <wp:posOffset>914400</wp:posOffset>
                </wp:positionH>
                <wp:positionV relativeFrom="paragraph">
                  <wp:posOffset>181380</wp:posOffset>
                </wp:positionV>
                <wp:extent cx="5733415" cy="20955"/>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31" name="Graphic 31"/>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prstTxWarp prst="textNoShape">
                            <a:avLst/>
                          </a:prstTxWarp>
                          <a:noAutofit/>
                        </wps:bodyPr>
                      </wps:wsp>
                      <wps:wsp>
                        <wps:cNvPr id="32" name="Graphic 32"/>
                        <wps:cNvSpPr/>
                        <wps:spPr>
                          <a:xfrm>
                            <a:off x="5729985"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3" name="Graphic 33"/>
                        <wps:cNvSpPr/>
                        <wps:spPr>
                          <a:xfrm>
                            <a:off x="304" y="901"/>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34" name="Graphic 34"/>
                        <wps:cNvSpPr/>
                        <wps:spPr>
                          <a:xfrm>
                            <a:off x="5729985"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5" name="Graphic 35"/>
                        <wps:cNvSpPr/>
                        <wps:spPr>
                          <a:xfrm>
                            <a:off x="304" y="1765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304" y="17652"/>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A0A8346" id="Group 30" o:spid="_x0000_s1026" style="position:absolute;margin-left:1in;margin-top:14.3pt;width:451.45pt;height:1.65pt;z-index:-251649536;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">
                <v:shape id="Graphic 31"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" path="m5731497,l,,,20320r5731497,l5731497,xe" fillcolor="#9f9f9f" stroked="f">
                  <v:path arrowok="t"/>
                </v:shape>
                <v:shape id="Graphic 32" o:spid="_x0000_s1028" style="position:absolute;left:57299;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" path="m3047,l,,,3047r3047,l3047,xe" fillcolor="#e2e2e2" stroked="f">
                  <v:path arrowok="t"/>
                </v:shape>
                <v:shape id="Graphic 33" o:spid="_x0000_s1029" style="position:absolute;left:3;top:9;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" path="m3048,3035l,3035,,16751r3048,l3048,3035xem5732716,r-3048,l5729668,3035r3048,l5732716,xe" fillcolor="#9f9f9f" stroked="f">
                  <v:path arrowok="t"/>
                </v:shape>
                <v:shape id="Graphic 34" o:spid="_x0000_s1030" style="position:absolute;left:57299;top:3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" path="m3047,l,,,13715r3047,l3047,xe" fillcolor="#e2e2e2" stroked="f">
                  <v:path arrowok="t"/>
                </v:shape>
                <v:shape id="Graphic 35"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" path="m3047,l,,,3048r3047,l3047,xe" fillcolor="#9f9f9f" stroked="f">
                  <v:path arrowok="t"/>
                </v:shape>
                <v:shape id="Graphic 36" o:spid="_x0000_s1032" style="position:absolute;left:3;top:176;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" path="m5729605,l3048,,,,,3048r3048,l5729605,3048r,-3048xem5732716,r-3048,l5729668,3048r3048,l5732716,xe" fillcolor="#e2e2e2" stroked="f">
                  <v:path arrowok="t"/>
                </v:shape>
                <w10:wrap type="topAndBottom" anchorx="page"/>
              </v:group>
            </w:pict>
          </mc:Fallback>
        </mc:AlternateContent>
      </w:r>
    </w:p>
    <w:p w:rsidR="008F4924" w:rsidRDefault="008F4924" w:rsidP="001A23C9">
      <w:pPr>
        <w:pStyle w:val="Heading1"/>
        <w:ind w:left="0"/>
        <w:jc w:val="left"/>
        <w:rPr>
          <w:sz w:val="24"/>
          <w:szCs w:val="24"/>
        </w:rPr>
      </w:pPr>
      <w:r>
        <w:rPr>
          <w:sz w:val="24"/>
          <w:szCs w:val="24"/>
        </w:rPr>
        <w:lastRenderedPageBreak/>
        <w:t xml:space="preserve"> </w:t>
      </w:r>
      <w:r w:rsidR="00F87854">
        <w:rPr>
          <w:sz w:val="24"/>
          <w:szCs w:val="24"/>
        </w:rPr>
        <w:t xml:space="preserve"> </w:t>
      </w:r>
      <w:r w:rsidR="00F87854">
        <w:rPr>
          <w:noProof/>
          <w:sz w:val="24"/>
          <w:szCs w:val="24"/>
        </w:rPr>
        <w:drawing>
          <wp:inline distT="0" distB="0" distL="0" distR="0">
            <wp:extent cx="2121753" cy="1927860"/>
            <wp:effectExtent l="0" t="0" r="0" b="0"/>
            <wp:docPr id="133291986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19860" name="Picture 13329198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25041" cy="1930848"/>
                    </a:xfrm>
                    <a:prstGeom prst="rect">
                      <a:avLst/>
                    </a:prstGeom>
                  </pic:spPr>
                </pic:pic>
              </a:graphicData>
            </a:graphic>
          </wp:inline>
        </w:drawing>
      </w:r>
      <w:r w:rsidR="00F87854">
        <w:rPr>
          <w:sz w:val="24"/>
          <w:szCs w:val="24"/>
        </w:rPr>
        <w:t xml:space="preserve">   </w:t>
      </w:r>
      <w:r w:rsidR="0023157E">
        <w:rPr>
          <w:noProof/>
          <w:sz w:val="24"/>
          <w:szCs w:val="24"/>
        </w:rPr>
        <w:t xml:space="preserve">                                      </w:t>
      </w:r>
      <w:r w:rsidR="00F87854">
        <w:rPr>
          <w:noProof/>
          <w:sz w:val="24"/>
          <w:szCs w:val="24"/>
        </w:rPr>
        <w:drawing>
          <wp:inline distT="0" distB="0" distL="0" distR="0">
            <wp:extent cx="2133600" cy="1891220"/>
            <wp:effectExtent l="0" t="0" r="0" b="0"/>
            <wp:docPr id="138978488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84880" name="Picture 138978488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44466" cy="1900852"/>
                    </a:xfrm>
                    <a:prstGeom prst="rect">
                      <a:avLst/>
                    </a:prstGeom>
                  </pic:spPr>
                </pic:pic>
              </a:graphicData>
            </a:graphic>
          </wp:inline>
        </w:drawing>
      </w:r>
      <w:r w:rsidR="0023157E">
        <w:rPr>
          <w:sz w:val="24"/>
          <w:szCs w:val="24"/>
        </w:rPr>
        <w:t xml:space="preserve">    </w:t>
      </w:r>
    </w:p>
    <w:p w:rsidR="00F87854" w:rsidRDefault="0023157E" w:rsidP="001A23C9">
      <w:pPr>
        <w:pStyle w:val="Heading1"/>
        <w:ind w:left="0"/>
        <w:jc w:val="left"/>
        <w:rPr>
          <w:sz w:val="24"/>
          <w:szCs w:val="24"/>
        </w:rPr>
      </w:pPr>
      <w:r w:rsidRPr="0023157E">
        <w:rPr>
          <w:noProof/>
          <w:sz w:val="24"/>
          <w:szCs w:val="24"/>
        </w:rPr>
        <mc:AlternateContent>
          <mc:Choice Requires="wps">
            <w:drawing>
              <wp:anchor distT="45720" distB="45720" distL="114300" distR="114300" simplePos="0" relativeHeight="251677184" behindDoc="0" locked="0" layoutInCell="1" allowOverlap="1">
                <wp:simplePos x="0" y="0"/>
                <wp:positionH relativeFrom="column">
                  <wp:posOffset>3770727</wp:posOffset>
                </wp:positionH>
                <wp:positionV relativeFrom="paragraph">
                  <wp:posOffset>177409</wp:posOffset>
                </wp:positionV>
                <wp:extent cx="2087880" cy="563880"/>
                <wp:effectExtent l="0" t="0" r="2667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7880" cy="563880"/>
                        </a:xfrm>
                        <a:prstGeom prst="rect">
                          <a:avLst/>
                        </a:prstGeom>
                        <a:solidFill>
                          <a:srgbClr val="FFFFFF"/>
                        </a:solidFill>
                        <a:ln w="9525">
                          <a:solidFill>
                            <a:srgbClr val="000000"/>
                          </a:solidFill>
                          <a:miter lim="800000"/>
                          <a:headEnd/>
                          <a:tailEnd/>
                        </a:ln>
                      </wps:spPr>
                      <wps:txbx>
                        <w:txbxContent>
                          <w:p w:rsidR="0023157E" w:rsidRPr="0023157E" w:rsidRDefault="0023157E">
                            <w:pPr>
                              <w:rPr>
                                <w:b/>
                                <w:bCs/>
                              </w:rPr>
                            </w:pPr>
                            <w:r w:rsidRPr="0023157E">
                              <w:rPr>
                                <w:b/>
                                <w:bCs/>
                              </w:rPr>
                              <w:t>P</w:t>
                            </w:r>
                            <w:r w:rsidRPr="0023157E">
                              <w:rPr>
                                <w:b/>
                                <w:bCs/>
                              </w:rPr>
                              <w:t>rerendered model rendering output result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96.9pt;margin-top:13.95pt;width:164.4pt;height:44.4pt;z-index:251677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">
                <v:textbox>
                  <w:txbxContent>
                    <w:p w:rsidR="0023157E" w:rsidRPr="0023157E" w:rsidRDefault="0023157E">
                      <w:pPr>
                        <w:rPr>
                          <w:b/>
                          <w:bCs/>
                        </w:rPr>
                      </w:pPr>
                      <w:r w:rsidRPr="0023157E">
                        <w:rPr>
                          <w:b/>
                          <w:bCs/>
                        </w:rPr>
                        <w:t>P</w:t>
                      </w:r>
                      <w:r w:rsidRPr="0023157E">
                        <w:rPr>
                          <w:b/>
                          <w:bCs/>
                        </w:rPr>
                        <w:t>rerendered model rendering output result</w:t>
                      </w:r>
                    </w:p>
                  </w:txbxContent>
                </v:textbox>
                <w10:wrap type="square"/>
              </v:shape>
            </w:pict>
          </mc:Fallback>
        </mc:AlternateContent>
      </w:r>
    </w:p>
    <w:p w:rsidR="00F87854" w:rsidRDefault="0023157E" w:rsidP="001A23C9">
      <w:pPr>
        <w:pStyle w:val="Heading1"/>
        <w:ind w:left="0"/>
        <w:jc w:val="left"/>
        <w:rPr>
          <w:sz w:val="24"/>
          <w:szCs w:val="24"/>
        </w:rPr>
      </w:pPr>
      <w:r w:rsidRPr="0023157E">
        <w:rPr>
          <w:noProof/>
          <w:sz w:val="24"/>
          <w:szCs w:val="24"/>
        </w:rPr>
        <mc:AlternateContent>
          <mc:Choice Requires="wps">
            <w:drawing>
              <wp:anchor distT="45720" distB="45720" distL="114300" distR="114300" simplePos="0" relativeHeight="251679232" behindDoc="0" locked="0" layoutInCell="1" allowOverlap="1">
                <wp:simplePos x="0" y="0"/>
                <wp:positionH relativeFrom="column">
                  <wp:posOffset>-137160</wp:posOffset>
                </wp:positionH>
                <wp:positionV relativeFrom="paragraph">
                  <wp:posOffset>64770</wp:posOffset>
                </wp:positionV>
                <wp:extent cx="2360930" cy="289560"/>
                <wp:effectExtent l="0" t="0" r="18415" b="15240"/>
                <wp:wrapSquare wrapText="bothSides"/>
                <wp:docPr id="4673430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9560"/>
                        </a:xfrm>
                        <a:prstGeom prst="rect">
                          <a:avLst/>
                        </a:prstGeom>
                        <a:solidFill>
                          <a:srgbClr val="FFFFFF"/>
                        </a:solidFill>
                        <a:ln w="9525">
                          <a:solidFill>
                            <a:srgbClr val="000000"/>
                          </a:solidFill>
                          <a:miter lim="800000"/>
                          <a:headEnd/>
                          <a:tailEnd/>
                        </a:ln>
                      </wps:spPr>
                      <wps:txbx>
                        <w:txbxContent>
                          <w:p w:rsidR="0023157E" w:rsidRPr="0023157E" w:rsidRDefault="0023157E">
                            <w:pPr>
                              <w:rPr>
                                <w:b/>
                                <w:bCs/>
                                <w:sz w:val="24"/>
                                <w:szCs w:val="24"/>
                              </w:rPr>
                            </w:pPr>
                            <w:r w:rsidRPr="0023157E">
                              <w:rPr>
                                <w:b/>
                                <w:bCs/>
                                <w:sz w:val="24"/>
                                <w:szCs w:val="24"/>
                              </w:rPr>
                              <w:t xml:space="preserve">If meshy </w:t>
                            </w:r>
                            <w:proofErr w:type="spellStart"/>
                            <w:r w:rsidRPr="0023157E">
                              <w:rPr>
                                <w:b/>
                                <w:bCs/>
                                <w:sz w:val="24"/>
                                <w:szCs w:val="24"/>
                              </w:rPr>
                              <w:t>api</w:t>
                            </w:r>
                            <w:proofErr w:type="spellEnd"/>
                            <w:r w:rsidRPr="0023157E">
                              <w:rPr>
                                <w:b/>
                                <w:bCs/>
                                <w:sz w:val="24"/>
                                <w:szCs w:val="24"/>
                              </w:rPr>
                              <w:t xml:space="preserve"> paid key was available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27" type="#_x0000_t202" style="position:absolute;margin-left:-10.8pt;margin-top:5.1pt;width:185.9pt;height:22.8pt;z-index:25167923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">
                <v:textbox>
                  <w:txbxContent>
                    <w:p w:rsidR="0023157E" w:rsidRPr="0023157E" w:rsidRDefault="0023157E">
                      <w:pPr>
                        <w:rPr>
                          <w:b/>
                          <w:bCs/>
                          <w:sz w:val="24"/>
                          <w:szCs w:val="24"/>
                        </w:rPr>
                      </w:pPr>
                      <w:r w:rsidRPr="0023157E">
                        <w:rPr>
                          <w:b/>
                          <w:bCs/>
                          <w:sz w:val="24"/>
                          <w:szCs w:val="24"/>
                        </w:rPr>
                        <w:t xml:space="preserve">If meshy </w:t>
                      </w:r>
                      <w:proofErr w:type="spellStart"/>
                      <w:r w:rsidRPr="0023157E">
                        <w:rPr>
                          <w:b/>
                          <w:bCs/>
                          <w:sz w:val="24"/>
                          <w:szCs w:val="24"/>
                        </w:rPr>
                        <w:t>api</w:t>
                      </w:r>
                      <w:proofErr w:type="spellEnd"/>
                      <w:r w:rsidRPr="0023157E">
                        <w:rPr>
                          <w:b/>
                          <w:bCs/>
                          <w:sz w:val="24"/>
                          <w:szCs w:val="24"/>
                        </w:rPr>
                        <w:t xml:space="preserve"> paid key was available</w:t>
                      </w:r>
                    </w:p>
                  </w:txbxContent>
                </v:textbox>
                <w10:wrap type="square"/>
              </v:shape>
            </w:pict>
          </mc:Fallback>
        </mc:AlternateContent>
      </w:r>
    </w:p>
    <w:p w:rsidR="0023157E" w:rsidRDefault="0023157E" w:rsidP="001A23C9">
      <w:pPr>
        <w:pStyle w:val="Heading1"/>
        <w:ind w:left="0"/>
        <w:jc w:val="left"/>
        <w:rPr>
          <w:noProof/>
          <w:sz w:val="24"/>
          <w:szCs w:val="24"/>
        </w:rPr>
      </w:pPr>
    </w:p>
    <w:p w:rsidR="0023157E" w:rsidRDefault="0023157E" w:rsidP="001A23C9">
      <w:pPr>
        <w:pStyle w:val="Heading1"/>
        <w:ind w:left="0"/>
        <w:jc w:val="left"/>
        <w:rPr>
          <w:noProof/>
          <w:sz w:val="24"/>
          <w:szCs w:val="24"/>
        </w:rPr>
      </w:pPr>
    </w:p>
    <w:p w:rsidR="0023157E" w:rsidRDefault="0023157E" w:rsidP="001A23C9">
      <w:pPr>
        <w:pStyle w:val="Heading1"/>
        <w:ind w:left="0"/>
        <w:jc w:val="left"/>
        <w:rPr>
          <w:noProof/>
          <w:sz w:val="24"/>
          <w:szCs w:val="24"/>
        </w:rPr>
      </w:pPr>
    </w:p>
    <w:p w:rsidR="0023157E" w:rsidRDefault="0023157E" w:rsidP="001A23C9">
      <w:pPr>
        <w:pStyle w:val="Heading1"/>
        <w:ind w:left="0"/>
        <w:jc w:val="left"/>
        <w:rPr>
          <w:noProof/>
          <w:sz w:val="24"/>
          <w:szCs w:val="24"/>
        </w:rPr>
      </w:pPr>
    </w:p>
    <w:p w:rsidR="0023157E" w:rsidRDefault="00F87854" w:rsidP="001A23C9">
      <w:pPr>
        <w:pStyle w:val="Heading1"/>
        <w:ind w:left="0"/>
        <w:jc w:val="left"/>
        <w:rPr>
          <w:sz w:val="24"/>
          <w:szCs w:val="24"/>
        </w:rPr>
      </w:pPr>
      <w:r>
        <w:rPr>
          <w:noProof/>
          <w:sz w:val="24"/>
          <w:szCs w:val="24"/>
        </w:rPr>
        <w:drawing>
          <wp:inline distT="0" distB="0" distL="0" distR="0">
            <wp:extent cx="2317750" cy="1761598"/>
            <wp:effectExtent l="0" t="0" r="6350" b="0"/>
            <wp:docPr id="3014462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46237" name="Picture 30144623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25149" cy="1767221"/>
                    </a:xfrm>
                    <a:prstGeom prst="rect">
                      <a:avLst/>
                    </a:prstGeom>
                  </pic:spPr>
                </pic:pic>
              </a:graphicData>
            </a:graphic>
          </wp:inline>
        </w:drawing>
      </w:r>
      <w:r w:rsidR="0023157E">
        <w:rPr>
          <w:sz w:val="24"/>
          <w:szCs w:val="24"/>
        </w:rPr>
        <w:t xml:space="preserve">                                            </w:t>
      </w:r>
      <w:r w:rsidR="0023157E">
        <w:rPr>
          <w:noProof/>
          <w:sz w:val="24"/>
          <w:szCs w:val="24"/>
        </w:rPr>
        <w:drawing>
          <wp:inline distT="0" distB="0" distL="0" distR="0">
            <wp:extent cx="1917700" cy="1715373"/>
            <wp:effectExtent l="0" t="0" r="6350" b="0"/>
            <wp:docPr id="192733138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31385" name="Picture 1927331385"/>
                    <pic:cNvPicPr/>
                  </pic:nvPicPr>
                  <pic:blipFill>
                    <a:blip r:embed="rId14">
                      <a:extLst>
                        <a:ext uri="{28A0092B-C50C-407E-A947-70E740481C1C}">
                          <a14:useLocalDpi xmlns:a14="http://schemas.microsoft.com/office/drawing/2010/main" val="0"/>
                        </a:ext>
                      </a:extLst>
                    </a:blip>
                    <a:stretch>
                      <a:fillRect/>
                    </a:stretch>
                  </pic:blipFill>
                  <pic:spPr>
                    <a:xfrm>
                      <a:off x="0" y="0"/>
                      <a:ext cx="1931045" cy="1727310"/>
                    </a:xfrm>
                    <a:prstGeom prst="rect">
                      <a:avLst/>
                    </a:prstGeom>
                  </pic:spPr>
                </pic:pic>
              </a:graphicData>
            </a:graphic>
          </wp:inline>
        </w:drawing>
      </w:r>
    </w:p>
    <w:p w:rsidR="0023157E" w:rsidRDefault="0023157E" w:rsidP="001A23C9">
      <w:pPr>
        <w:pStyle w:val="Heading1"/>
        <w:ind w:left="0"/>
        <w:jc w:val="left"/>
        <w:rPr>
          <w:sz w:val="24"/>
          <w:szCs w:val="24"/>
        </w:rPr>
      </w:pPr>
    </w:p>
    <w:p w:rsidR="0023157E" w:rsidRDefault="0023157E" w:rsidP="001A23C9">
      <w:pPr>
        <w:pStyle w:val="Heading1"/>
        <w:ind w:left="0"/>
        <w:jc w:val="left"/>
        <w:rPr>
          <w:sz w:val="24"/>
          <w:szCs w:val="24"/>
        </w:rPr>
      </w:pPr>
    </w:p>
    <w:p w:rsidR="0023157E" w:rsidRDefault="0023157E" w:rsidP="001A23C9">
      <w:pPr>
        <w:pStyle w:val="Heading1"/>
        <w:ind w:left="0"/>
        <w:jc w:val="left"/>
        <w:rPr>
          <w:sz w:val="24"/>
          <w:szCs w:val="24"/>
        </w:rPr>
      </w:pPr>
    </w:p>
    <w:p w:rsidR="0023157E" w:rsidRDefault="0039077A" w:rsidP="001A23C9">
      <w:pPr>
        <w:pStyle w:val="Heading1"/>
        <w:ind w:left="0"/>
        <w:jc w:val="left"/>
        <w:rPr>
          <w:noProof/>
          <w:sz w:val="24"/>
          <w:szCs w:val="24"/>
        </w:rPr>
      </w:pPr>
      <w:r w:rsidRPr="0039077A">
        <w:rPr>
          <w:noProof/>
          <w:sz w:val="24"/>
          <w:szCs w:val="24"/>
        </w:rPr>
        <mc:AlternateContent>
          <mc:Choice Requires="wps">
            <w:drawing>
              <wp:anchor distT="45720" distB="45720" distL="114300" distR="114300" simplePos="0" relativeHeight="251681280" behindDoc="0" locked="0" layoutInCell="1" allowOverlap="1">
                <wp:simplePos x="0" y="0"/>
                <wp:positionH relativeFrom="page">
                  <wp:posOffset>2575560</wp:posOffset>
                </wp:positionH>
                <wp:positionV relativeFrom="paragraph">
                  <wp:posOffset>2077085</wp:posOffset>
                </wp:positionV>
                <wp:extent cx="2360930" cy="640080"/>
                <wp:effectExtent l="0" t="0" r="18415" b="26670"/>
                <wp:wrapSquare wrapText="bothSides"/>
                <wp:docPr id="3338812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640080"/>
                        </a:xfrm>
                        <a:prstGeom prst="rect">
                          <a:avLst/>
                        </a:prstGeom>
                        <a:solidFill>
                          <a:srgbClr val="FFFFFF"/>
                        </a:solidFill>
                        <a:ln w="9525">
                          <a:solidFill>
                            <a:srgbClr val="000000"/>
                          </a:solidFill>
                          <a:miter lim="800000"/>
                          <a:headEnd/>
                          <a:tailEnd/>
                        </a:ln>
                      </wps:spPr>
                      <wps:txbx>
                        <w:txbxContent>
                          <w:p w:rsidR="0039077A" w:rsidRPr="0039077A" w:rsidRDefault="0039077A">
                            <w:pPr>
                              <w:rPr>
                                <w:sz w:val="24"/>
                                <w:szCs w:val="24"/>
                              </w:rPr>
                            </w:pPr>
                            <w:r w:rsidRPr="0039077A">
                              <w:rPr>
                                <w:sz w:val="24"/>
                                <w:szCs w:val="24"/>
                              </w:rPr>
                              <w:t>Dwg was converted but due to lack of ai image recognition and model training 3d model was not generated</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28" type="#_x0000_t202" style="position:absolute;margin-left:202.8pt;margin-top:163.55pt;width:185.9pt;height:50.4pt;z-index:251681280;visibility:visible;mso-wrap-style:square;mso-width-percent:400;mso-height-percent:0;mso-wrap-distance-left:9pt;mso-wrap-distance-top:3.6pt;mso-wrap-distance-right:9pt;mso-wrap-distance-bottom:3.6pt;mso-position-horizontal:absolute;mso-position-horizontal-relative:page;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">
                <v:textbox>
                  <w:txbxContent>
                    <w:p w:rsidR="0039077A" w:rsidRPr="0039077A" w:rsidRDefault="0039077A">
                      <w:pPr>
                        <w:rPr>
                          <w:sz w:val="24"/>
                          <w:szCs w:val="24"/>
                        </w:rPr>
                      </w:pPr>
                      <w:r w:rsidRPr="0039077A">
                        <w:rPr>
                          <w:sz w:val="24"/>
                          <w:szCs w:val="24"/>
                        </w:rPr>
                        <w:t>Dwg was converted but due to lack of ai image recognition and model training 3d model was not generated</w:t>
                      </w:r>
                    </w:p>
                  </w:txbxContent>
                </v:textbox>
                <w10:wrap type="square" anchorx="page"/>
              </v:shape>
            </w:pict>
          </mc:Fallback>
        </mc:AlternateContent>
      </w:r>
      <w:r>
        <w:rPr>
          <w:sz w:val="24"/>
          <w:szCs w:val="24"/>
        </w:rPr>
        <w:t xml:space="preserve">                                          </w:t>
      </w:r>
      <w:r w:rsidR="0023157E">
        <w:rPr>
          <w:noProof/>
          <w:sz w:val="24"/>
          <w:szCs w:val="24"/>
        </w:rPr>
        <w:t xml:space="preserve">     </w:t>
      </w:r>
      <w:r w:rsidR="0023157E">
        <w:rPr>
          <w:noProof/>
          <w:sz w:val="24"/>
          <w:szCs w:val="24"/>
        </w:rPr>
        <w:drawing>
          <wp:inline distT="0" distB="0" distL="0" distR="0">
            <wp:extent cx="3303279" cy="1841500"/>
            <wp:effectExtent l="0" t="0" r="0" b="6350"/>
            <wp:docPr id="151611391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13912" name="Picture 15161139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31547" cy="1857259"/>
                    </a:xfrm>
                    <a:prstGeom prst="rect">
                      <a:avLst/>
                    </a:prstGeom>
                  </pic:spPr>
                </pic:pic>
              </a:graphicData>
            </a:graphic>
          </wp:inline>
        </w:drawing>
      </w:r>
    </w:p>
    <w:p w:rsidR="0039077A" w:rsidRPr="001A23C9" w:rsidRDefault="0039077A" w:rsidP="001A23C9">
      <w:pPr>
        <w:pStyle w:val="Heading1"/>
        <w:ind w:left="0"/>
        <w:jc w:val="left"/>
        <w:rPr>
          <w:sz w:val="24"/>
          <w:szCs w:val="24"/>
        </w:rPr>
        <w:sectPr w:rsidR="0039077A" w:rsidRPr="001A23C9">
          <w:pgSz w:w="11910" w:h="16840"/>
          <w:pgMar w:top="1880" w:right="850" w:bottom="280" w:left="708" w:header="1454" w:footer="0" w:gutter="0"/>
          <w:cols w:space="720"/>
        </w:sectPr>
      </w:pPr>
    </w:p>
    <w:p w:rsidR="0087136F" w:rsidRDefault="00311F42" w:rsidP="00311F42">
      <w:pPr>
        <w:pStyle w:val="Heading1"/>
        <w:jc w:val="left"/>
        <w:rPr>
          <w:spacing w:val="-2"/>
          <w:sz w:val="24"/>
          <w:szCs w:val="24"/>
          <w:u w:val="thick"/>
          <w:lang w:val="en-IN"/>
        </w:rPr>
      </w:pPr>
      <w:r>
        <w:rPr>
          <w:spacing w:val="-2"/>
          <w:sz w:val="24"/>
          <w:szCs w:val="24"/>
          <w:lang w:val="en-IN"/>
        </w:rPr>
        <w:lastRenderedPageBreak/>
        <w:t xml:space="preserve">                                                                  </w:t>
      </w:r>
      <w:r w:rsidRPr="00311F42">
        <w:rPr>
          <w:spacing w:val="-2"/>
          <w:sz w:val="24"/>
          <w:szCs w:val="24"/>
          <w:lang w:val="en-IN"/>
        </w:rPr>
        <w:t xml:space="preserve">  </w:t>
      </w:r>
      <w:r w:rsidRPr="00311F42">
        <w:rPr>
          <w:spacing w:val="-2"/>
          <w:sz w:val="24"/>
          <w:szCs w:val="24"/>
          <w:u w:val="thick"/>
          <w:lang w:val="en-IN"/>
        </w:rPr>
        <w:t>Discussion &amp; Analysi</w:t>
      </w:r>
      <w:r>
        <w:rPr>
          <w:spacing w:val="-2"/>
          <w:sz w:val="24"/>
          <w:szCs w:val="24"/>
          <w:u w:val="thick"/>
          <w:lang w:val="en-IN"/>
        </w:rPr>
        <w:t>s</w:t>
      </w:r>
    </w:p>
    <w:p w:rsidR="00311F42" w:rsidRPr="00311F42" w:rsidRDefault="00311F42" w:rsidP="00311F42">
      <w:pPr>
        <w:pStyle w:val="Heading1"/>
        <w:jc w:val="left"/>
        <w:rPr>
          <w:spacing w:val="-2"/>
          <w:sz w:val="24"/>
          <w:szCs w:val="24"/>
          <w:u w:val="thick"/>
          <w:lang w:val="en-IN"/>
        </w:rPr>
      </w:pPr>
    </w:p>
    <w:p w:rsidR="008445DF" w:rsidRPr="008445DF" w:rsidRDefault="008445DF" w:rsidP="008445DF">
      <w:pPr>
        <w:pStyle w:val="Heading1"/>
        <w:numPr>
          <w:ilvl w:val="0"/>
          <w:numId w:val="25"/>
        </w:numPr>
        <w:rPr>
          <w:spacing w:val="-2"/>
          <w:sz w:val="24"/>
          <w:szCs w:val="24"/>
          <w:lang w:val="en-IN"/>
        </w:rPr>
      </w:pPr>
      <w:r w:rsidRPr="008445DF">
        <w:rPr>
          <w:spacing w:val="-2"/>
          <w:sz w:val="24"/>
          <w:szCs w:val="24"/>
          <w:lang w:val="en-IN"/>
        </w:rPr>
        <w:t>System Performance and Problem Relevance</w:t>
      </w:r>
    </w:p>
    <w:p w:rsidR="008445DF" w:rsidRPr="00E11008" w:rsidRDefault="008445DF" w:rsidP="008445DF">
      <w:pPr>
        <w:pStyle w:val="Heading1"/>
        <w:numPr>
          <w:ilvl w:val="0"/>
          <w:numId w:val="26"/>
        </w:numPr>
        <w:rPr>
          <w:b w:val="0"/>
          <w:bCs w:val="0"/>
          <w:spacing w:val="-2"/>
          <w:sz w:val="24"/>
          <w:szCs w:val="24"/>
          <w:lang w:val="en-IN"/>
        </w:rPr>
      </w:pPr>
      <w:r w:rsidRPr="00E11008">
        <w:rPr>
          <w:b w:val="0"/>
          <w:bCs w:val="0"/>
          <w:spacing w:val="-2"/>
          <w:sz w:val="24"/>
          <w:szCs w:val="24"/>
          <w:lang w:val="en-IN"/>
        </w:rPr>
        <w:t>The system directly addresses a critical challenge in engineering and architecture education—difficulty in visualizing 3D structures from 2D plans.</w:t>
      </w:r>
      <w:r w:rsidRPr="00E11008">
        <w:rPr>
          <w:b w:val="0"/>
          <w:bCs w:val="0"/>
          <w:spacing w:val="-2"/>
          <w:sz w:val="24"/>
          <w:szCs w:val="24"/>
          <w:lang w:val="en-IN"/>
        </w:rPr>
        <w:br/>
        <w:t>Many students struggle to mentally convert flat engineering drawings into three-dimensional spaces. The proposed tool significantly reduces this difficulty by automating the visualization process through an AI-driven pipeline. This leads to better conceptual understanding and reduces dependency on manual interpretation skills.</w:t>
      </w:r>
    </w:p>
    <w:p w:rsidR="008445DF" w:rsidRPr="00E11008" w:rsidRDefault="008445DF" w:rsidP="008445DF">
      <w:pPr>
        <w:pStyle w:val="Heading1"/>
        <w:numPr>
          <w:ilvl w:val="0"/>
          <w:numId w:val="26"/>
        </w:numPr>
        <w:rPr>
          <w:b w:val="0"/>
          <w:bCs w:val="0"/>
          <w:spacing w:val="-2"/>
          <w:sz w:val="24"/>
          <w:szCs w:val="24"/>
          <w:lang w:val="en-IN"/>
        </w:rPr>
      </w:pPr>
      <w:r w:rsidRPr="00E11008">
        <w:rPr>
          <w:b w:val="0"/>
          <w:bCs w:val="0"/>
          <w:spacing w:val="-2"/>
          <w:sz w:val="24"/>
          <w:szCs w:val="24"/>
          <w:lang w:val="en-IN"/>
        </w:rPr>
        <w:t>The upload-to-3D workflow enhances the overall learning and design experience.</w:t>
      </w:r>
      <w:r w:rsidRPr="00E11008">
        <w:rPr>
          <w:b w:val="0"/>
          <w:bCs w:val="0"/>
          <w:spacing w:val="-2"/>
          <w:sz w:val="24"/>
          <w:szCs w:val="24"/>
          <w:lang w:val="en-IN"/>
        </w:rPr>
        <w:br/>
        <w:t xml:space="preserve">Once the user provides a blueprint, the system preprocesses the image, detects structural components, reconstructs geometry, and generates a 3D preview. This sequence offers a smoother learning experience compared to manually </w:t>
      </w:r>
      <w:proofErr w:type="spellStart"/>
      <w:r w:rsidRPr="00E11008">
        <w:rPr>
          <w:b w:val="0"/>
          <w:bCs w:val="0"/>
          <w:spacing w:val="-2"/>
          <w:sz w:val="24"/>
          <w:szCs w:val="24"/>
          <w:lang w:val="en-IN"/>
        </w:rPr>
        <w:t>modeling</w:t>
      </w:r>
      <w:proofErr w:type="spellEnd"/>
      <w:r w:rsidRPr="00E11008">
        <w:rPr>
          <w:b w:val="0"/>
          <w:bCs w:val="0"/>
          <w:spacing w:val="-2"/>
          <w:sz w:val="24"/>
          <w:szCs w:val="24"/>
          <w:lang w:val="en-IN"/>
        </w:rPr>
        <w:t xml:space="preserve"> in traditional CAD tools, which require expertise and long working hours.</w:t>
      </w:r>
    </w:p>
    <w:p w:rsidR="008445DF" w:rsidRPr="00E11008" w:rsidRDefault="008445DF" w:rsidP="008445DF">
      <w:pPr>
        <w:pStyle w:val="Heading1"/>
        <w:numPr>
          <w:ilvl w:val="0"/>
          <w:numId w:val="26"/>
        </w:numPr>
        <w:rPr>
          <w:b w:val="0"/>
          <w:bCs w:val="0"/>
          <w:spacing w:val="-2"/>
          <w:sz w:val="24"/>
          <w:szCs w:val="24"/>
          <w:lang w:val="en-IN"/>
        </w:rPr>
      </w:pPr>
      <w:r w:rsidRPr="00E11008">
        <w:rPr>
          <w:b w:val="0"/>
          <w:bCs w:val="0"/>
          <w:spacing w:val="-2"/>
          <w:sz w:val="24"/>
          <w:szCs w:val="24"/>
          <w:lang w:val="en-IN"/>
        </w:rPr>
        <w:t>Performance of the real-time 3D viewer is a strong highlight.</w:t>
      </w:r>
      <w:r w:rsidRPr="00E11008">
        <w:rPr>
          <w:b w:val="0"/>
          <w:bCs w:val="0"/>
          <w:spacing w:val="-2"/>
          <w:sz w:val="24"/>
          <w:szCs w:val="24"/>
          <w:lang w:val="en-IN"/>
        </w:rPr>
        <w:br/>
        <w:t>Using Three.js, the system enables smooth rotation, zooming, panning, and exploration in the browser. This interactive capability successfully bridges the gap between theoretical design concepts and practical visualization.</w:t>
      </w:r>
    </w:p>
    <w:p w:rsidR="008445DF" w:rsidRPr="008445DF" w:rsidRDefault="00000000" w:rsidP="008445DF">
      <w:pPr>
        <w:pStyle w:val="Heading1"/>
        <w:jc w:val="left"/>
        <w:rPr>
          <w:spacing w:val="-2"/>
          <w:sz w:val="24"/>
          <w:szCs w:val="24"/>
          <w:lang w:val="en-IN"/>
        </w:rPr>
      </w:pPr>
      <w:r>
        <w:rPr>
          <w:spacing w:val="-2"/>
          <w:sz w:val="24"/>
          <w:szCs w:val="24"/>
          <w:lang w:val="en-IN"/>
        </w:rPr>
        <w:pict w14:anchorId="7C5F5136">
          <v:rect id="_x0000_i1046" style="width:468pt;height:1.2pt" o:hralign="center" o:hrstd="t" o:hr="t" fillcolor="#a0a0a0" stroked="f"/>
        </w:pict>
      </w:r>
    </w:p>
    <w:p w:rsidR="008445DF" w:rsidRPr="008445DF" w:rsidRDefault="008445DF" w:rsidP="008445DF">
      <w:pPr>
        <w:pStyle w:val="Heading1"/>
        <w:rPr>
          <w:spacing w:val="-2"/>
          <w:sz w:val="24"/>
          <w:szCs w:val="24"/>
          <w:lang w:val="en-IN"/>
        </w:rPr>
      </w:pPr>
      <w:r w:rsidRPr="008445DF">
        <w:rPr>
          <w:spacing w:val="-2"/>
          <w:sz w:val="24"/>
          <w:szCs w:val="24"/>
          <w:lang w:val="en-IN"/>
        </w:rPr>
        <w:t>2. AI &amp; Computer Vision Workflow Analysis</w:t>
      </w:r>
    </w:p>
    <w:p w:rsidR="008445DF" w:rsidRPr="00E11008" w:rsidRDefault="008445DF" w:rsidP="008445DF">
      <w:pPr>
        <w:pStyle w:val="Heading1"/>
        <w:numPr>
          <w:ilvl w:val="0"/>
          <w:numId w:val="27"/>
        </w:numPr>
        <w:rPr>
          <w:b w:val="0"/>
          <w:bCs w:val="0"/>
          <w:spacing w:val="-2"/>
          <w:sz w:val="24"/>
          <w:szCs w:val="24"/>
          <w:lang w:val="en-IN"/>
        </w:rPr>
      </w:pPr>
      <w:r w:rsidRPr="00E11008">
        <w:rPr>
          <w:b w:val="0"/>
          <w:bCs w:val="0"/>
          <w:spacing w:val="-2"/>
          <w:sz w:val="24"/>
          <w:szCs w:val="24"/>
          <w:lang w:val="en-IN"/>
        </w:rPr>
        <w:t>AI detection is conceptually strong but practically limited due to incomplete model training.</w:t>
      </w:r>
      <w:r w:rsidRPr="00E11008">
        <w:rPr>
          <w:b w:val="0"/>
          <w:bCs w:val="0"/>
          <w:spacing w:val="-2"/>
          <w:sz w:val="24"/>
          <w:szCs w:val="24"/>
          <w:lang w:val="en-IN"/>
        </w:rPr>
        <w:br/>
        <w:t>The system attempts to detect walls, windows, doors, and room boundaries using YOLO or segmentation models. However, due to limited dataset size, insufficient GPU hours, and regional drawing style variations, the model could not reach stable accuracy. This affected the correctness of element extraction required for 3D reconstruction.</w:t>
      </w:r>
    </w:p>
    <w:p w:rsidR="008445DF" w:rsidRPr="00E11008" w:rsidRDefault="008445DF" w:rsidP="008445DF">
      <w:pPr>
        <w:pStyle w:val="Heading1"/>
        <w:numPr>
          <w:ilvl w:val="0"/>
          <w:numId w:val="27"/>
        </w:numPr>
        <w:rPr>
          <w:b w:val="0"/>
          <w:bCs w:val="0"/>
          <w:spacing w:val="-2"/>
          <w:sz w:val="24"/>
          <w:szCs w:val="24"/>
          <w:lang w:val="en-IN"/>
        </w:rPr>
      </w:pPr>
      <w:r w:rsidRPr="00E11008">
        <w:rPr>
          <w:b w:val="0"/>
          <w:bCs w:val="0"/>
          <w:spacing w:val="-2"/>
          <w:sz w:val="24"/>
          <w:szCs w:val="24"/>
          <w:lang w:val="en-IN"/>
        </w:rPr>
        <w:t>Blueprint variations heavily affect AI accuracy.</w:t>
      </w:r>
    </w:p>
    <w:p w:rsidR="008445DF" w:rsidRPr="00E11008" w:rsidRDefault="008445DF" w:rsidP="008445DF">
      <w:pPr>
        <w:pStyle w:val="Heading1"/>
        <w:numPr>
          <w:ilvl w:val="1"/>
          <w:numId w:val="27"/>
        </w:numPr>
        <w:rPr>
          <w:b w:val="0"/>
          <w:bCs w:val="0"/>
          <w:spacing w:val="-2"/>
          <w:sz w:val="24"/>
          <w:szCs w:val="24"/>
          <w:lang w:val="en-IN"/>
        </w:rPr>
      </w:pPr>
      <w:r w:rsidRPr="00E11008">
        <w:rPr>
          <w:b w:val="0"/>
          <w:bCs w:val="0"/>
          <w:spacing w:val="-2"/>
          <w:sz w:val="24"/>
          <w:szCs w:val="24"/>
          <w:lang w:val="en-IN"/>
        </w:rPr>
        <w:t>Line thickness, double-line walls, door arcs</w:t>
      </w:r>
    </w:p>
    <w:p w:rsidR="008445DF" w:rsidRPr="00E11008" w:rsidRDefault="008445DF" w:rsidP="008445DF">
      <w:pPr>
        <w:pStyle w:val="Heading1"/>
        <w:numPr>
          <w:ilvl w:val="1"/>
          <w:numId w:val="27"/>
        </w:numPr>
        <w:rPr>
          <w:b w:val="0"/>
          <w:bCs w:val="0"/>
          <w:spacing w:val="-2"/>
          <w:sz w:val="24"/>
          <w:szCs w:val="24"/>
          <w:lang w:val="en-IN"/>
        </w:rPr>
      </w:pPr>
      <w:r w:rsidRPr="00E11008">
        <w:rPr>
          <w:b w:val="0"/>
          <w:bCs w:val="0"/>
          <w:spacing w:val="-2"/>
          <w:sz w:val="24"/>
          <w:szCs w:val="24"/>
          <w:lang w:val="en-IN"/>
        </w:rPr>
        <w:t>Different symbol styles across countries</w:t>
      </w:r>
    </w:p>
    <w:p w:rsidR="008445DF" w:rsidRPr="00E11008" w:rsidRDefault="008445DF" w:rsidP="008445DF">
      <w:pPr>
        <w:pStyle w:val="Heading1"/>
        <w:numPr>
          <w:ilvl w:val="1"/>
          <w:numId w:val="27"/>
        </w:numPr>
        <w:rPr>
          <w:b w:val="0"/>
          <w:bCs w:val="0"/>
          <w:spacing w:val="-2"/>
          <w:sz w:val="24"/>
          <w:szCs w:val="24"/>
          <w:lang w:val="en-IN"/>
        </w:rPr>
      </w:pPr>
      <w:r w:rsidRPr="00E11008">
        <w:rPr>
          <w:b w:val="0"/>
          <w:bCs w:val="0"/>
          <w:spacing w:val="-2"/>
          <w:sz w:val="24"/>
          <w:szCs w:val="24"/>
          <w:lang w:val="en-IN"/>
        </w:rPr>
        <w:t>Hand-drawn plans containing noise</w:t>
      </w:r>
      <w:r w:rsidRPr="00E11008">
        <w:rPr>
          <w:b w:val="0"/>
          <w:bCs w:val="0"/>
          <w:spacing w:val="-2"/>
          <w:sz w:val="24"/>
          <w:szCs w:val="24"/>
          <w:lang w:val="en-IN"/>
        </w:rPr>
        <w:br/>
        <w:t>These variations cause the model to misclassify or miss architectural components, which then affects the entire pipeline.</w:t>
      </w:r>
    </w:p>
    <w:p w:rsidR="008445DF" w:rsidRPr="00E11008" w:rsidRDefault="008445DF" w:rsidP="008445DF">
      <w:pPr>
        <w:pStyle w:val="Heading1"/>
        <w:numPr>
          <w:ilvl w:val="0"/>
          <w:numId w:val="27"/>
        </w:numPr>
        <w:rPr>
          <w:b w:val="0"/>
          <w:bCs w:val="0"/>
          <w:spacing w:val="-2"/>
          <w:sz w:val="24"/>
          <w:szCs w:val="24"/>
          <w:lang w:val="en-IN"/>
        </w:rPr>
      </w:pPr>
      <w:r w:rsidRPr="00E11008">
        <w:rPr>
          <w:b w:val="0"/>
          <w:bCs w:val="0"/>
          <w:spacing w:val="-2"/>
          <w:sz w:val="24"/>
          <w:szCs w:val="24"/>
          <w:lang w:val="en-IN"/>
        </w:rPr>
        <w:t>Preprocessing plays a crucial role in stabilizing inputs.</w:t>
      </w:r>
      <w:r w:rsidRPr="00E11008">
        <w:rPr>
          <w:b w:val="0"/>
          <w:bCs w:val="0"/>
          <w:spacing w:val="-2"/>
          <w:sz w:val="24"/>
          <w:szCs w:val="24"/>
          <w:lang w:val="en-IN"/>
        </w:rPr>
        <w:br/>
        <w:t>While noise removal and binarization improve structural clarity, the system still struggles with low-quality scans or plans that use unconventional architectural symbols.</w:t>
      </w:r>
    </w:p>
    <w:p w:rsidR="008445DF" w:rsidRPr="00E11008" w:rsidRDefault="008445DF" w:rsidP="008445DF">
      <w:pPr>
        <w:pStyle w:val="Heading1"/>
        <w:rPr>
          <w:b w:val="0"/>
          <w:bCs w:val="0"/>
          <w:spacing w:val="-2"/>
          <w:sz w:val="24"/>
          <w:szCs w:val="24"/>
          <w:lang w:val="en-IN"/>
        </w:rPr>
      </w:pPr>
      <w:r w:rsidRPr="00E11008">
        <w:rPr>
          <w:b w:val="0"/>
          <w:bCs w:val="0"/>
          <w:spacing w:val="-2"/>
          <w:sz w:val="24"/>
          <w:szCs w:val="24"/>
          <w:lang w:val="en-IN"/>
        </w:rPr>
        <w:t>Explanation:</w:t>
      </w:r>
      <w:r w:rsidRPr="00E11008">
        <w:rPr>
          <w:b w:val="0"/>
          <w:bCs w:val="0"/>
          <w:spacing w:val="-2"/>
          <w:sz w:val="24"/>
          <w:szCs w:val="24"/>
          <w:lang w:val="en-IN"/>
        </w:rPr>
        <w:br/>
        <w:t>The AI layer is the backbone of the system. Without accurate detection, the geometry reconstruction stage receives flawed inputs. The limited training time and GPU restrictions hindered the model from becoming fully functional. Despite this, the attempt to integrate advanced CV technologies demonstrates strong technical direction for future expansion.</w:t>
      </w:r>
    </w:p>
    <w:p w:rsidR="008445DF" w:rsidRPr="008445DF" w:rsidRDefault="00000000" w:rsidP="008445DF">
      <w:pPr>
        <w:pStyle w:val="Heading1"/>
        <w:jc w:val="left"/>
        <w:rPr>
          <w:spacing w:val="-2"/>
          <w:sz w:val="24"/>
          <w:szCs w:val="24"/>
          <w:lang w:val="en-IN"/>
        </w:rPr>
      </w:pPr>
      <w:r w:rsidRPr="00E11008">
        <w:rPr>
          <w:b w:val="0"/>
          <w:bCs w:val="0"/>
          <w:spacing w:val="-2"/>
          <w:sz w:val="24"/>
          <w:szCs w:val="24"/>
          <w:lang w:val="en-IN"/>
        </w:rPr>
        <w:pict w14:anchorId="6FBB83D8">
          <v:rect id="_x0000_i1047" style="width:468pt;height:1.2pt" o:hralign="center" o:hrstd="t" o:hr="t" fillcolor="#a0a0a0" stroked="f"/>
        </w:pict>
      </w:r>
    </w:p>
    <w:p w:rsidR="008445DF" w:rsidRPr="008445DF" w:rsidRDefault="008445DF" w:rsidP="008445DF">
      <w:pPr>
        <w:pStyle w:val="Heading1"/>
        <w:rPr>
          <w:spacing w:val="-2"/>
          <w:sz w:val="24"/>
          <w:szCs w:val="24"/>
          <w:lang w:val="en-IN"/>
        </w:rPr>
      </w:pPr>
      <w:r w:rsidRPr="008445DF">
        <w:rPr>
          <w:spacing w:val="-2"/>
          <w:sz w:val="24"/>
          <w:szCs w:val="24"/>
          <w:lang w:val="en-IN"/>
        </w:rPr>
        <w:t>3. Technical Evaluation of Geometry Reconstruction</w:t>
      </w:r>
    </w:p>
    <w:p w:rsidR="008445DF" w:rsidRPr="00E11008" w:rsidRDefault="008445DF" w:rsidP="008445DF">
      <w:pPr>
        <w:pStyle w:val="Heading1"/>
        <w:numPr>
          <w:ilvl w:val="0"/>
          <w:numId w:val="28"/>
        </w:numPr>
        <w:rPr>
          <w:b w:val="0"/>
          <w:bCs w:val="0"/>
          <w:spacing w:val="-2"/>
          <w:sz w:val="24"/>
          <w:szCs w:val="24"/>
          <w:lang w:val="en-IN"/>
        </w:rPr>
      </w:pPr>
      <w:r w:rsidRPr="00E11008">
        <w:rPr>
          <w:b w:val="0"/>
          <w:bCs w:val="0"/>
          <w:spacing w:val="-2"/>
          <w:sz w:val="24"/>
          <w:szCs w:val="24"/>
          <w:lang w:val="en-IN"/>
        </w:rPr>
        <w:t>Geometry reconstruction is significantly more complex than initial expectations.</w:t>
      </w:r>
      <w:r w:rsidRPr="00E11008">
        <w:rPr>
          <w:b w:val="0"/>
          <w:bCs w:val="0"/>
          <w:spacing w:val="-2"/>
          <w:sz w:val="24"/>
          <w:szCs w:val="24"/>
          <w:lang w:val="en-IN"/>
        </w:rPr>
        <w:br/>
        <w:t>Converting detected lines into usable 3D polygons requires precise mathematical handling of edges, angles, and closed shapes. Small detection errors result in broken polygons, overlaps, or missing walls.</w:t>
      </w:r>
    </w:p>
    <w:p w:rsidR="008445DF" w:rsidRPr="00E11008" w:rsidRDefault="008445DF" w:rsidP="008445DF">
      <w:pPr>
        <w:pStyle w:val="Heading1"/>
        <w:numPr>
          <w:ilvl w:val="0"/>
          <w:numId w:val="28"/>
        </w:numPr>
        <w:rPr>
          <w:b w:val="0"/>
          <w:bCs w:val="0"/>
          <w:spacing w:val="-2"/>
          <w:sz w:val="24"/>
          <w:szCs w:val="24"/>
          <w:lang w:val="en-IN"/>
        </w:rPr>
      </w:pPr>
      <w:r w:rsidRPr="00E11008">
        <w:rPr>
          <w:b w:val="0"/>
          <w:bCs w:val="0"/>
          <w:spacing w:val="-2"/>
          <w:sz w:val="24"/>
          <w:szCs w:val="24"/>
          <w:lang w:val="en-IN"/>
        </w:rPr>
        <w:t>Wall snapping and corner correction algorithms are essential but difficult to perfect.</w:t>
      </w:r>
    </w:p>
    <w:p w:rsidR="008445DF" w:rsidRPr="00E11008" w:rsidRDefault="008445DF" w:rsidP="008445DF">
      <w:pPr>
        <w:pStyle w:val="Heading1"/>
        <w:numPr>
          <w:ilvl w:val="1"/>
          <w:numId w:val="28"/>
        </w:numPr>
        <w:rPr>
          <w:b w:val="0"/>
          <w:bCs w:val="0"/>
          <w:spacing w:val="-2"/>
          <w:sz w:val="24"/>
          <w:szCs w:val="24"/>
          <w:lang w:val="en-IN"/>
        </w:rPr>
      </w:pPr>
      <w:r w:rsidRPr="00E11008">
        <w:rPr>
          <w:b w:val="0"/>
          <w:bCs w:val="0"/>
          <w:spacing w:val="-2"/>
          <w:sz w:val="24"/>
          <w:szCs w:val="24"/>
          <w:lang w:val="en-IN"/>
        </w:rPr>
        <w:lastRenderedPageBreak/>
        <w:t>Walls must align to 90° or 180°</w:t>
      </w:r>
    </w:p>
    <w:p w:rsidR="008445DF" w:rsidRPr="00E11008" w:rsidRDefault="008445DF" w:rsidP="008445DF">
      <w:pPr>
        <w:pStyle w:val="Heading1"/>
        <w:numPr>
          <w:ilvl w:val="1"/>
          <w:numId w:val="28"/>
        </w:numPr>
        <w:jc w:val="left"/>
        <w:rPr>
          <w:b w:val="0"/>
          <w:bCs w:val="0"/>
          <w:spacing w:val="-2"/>
          <w:sz w:val="24"/>
          <w:szCs w:val="24"/>
          <w:lang w:val="en-IN"/>
        </w:rPr>
      </w:pPr>
      <w:r w:rsidRPr="00E11008">
        <w:rPr>
          <w:b w:val="0"/>
          <w:bCs w:val="0"/>
          <w:spacing w:val="-2"/>
          <w:sz w:val="24"/>
          <w:szCs w:val="24"/>
          <w:lang w:val="en-IN"/>
        </w:rPr>
        <w:t xml:space="preserve">                                                Gaps must be filled</w:t>
      </w:r>
    </w:p>
    <w:p w:rsidR="008445DF" w:rsidRPr="00E11008" w:rsidRDefault="008445DF" w:rsidP="008445DF">
      <w:pPr>
        <w:pStyle w:val="Heading1"/>
        <w:numPr>
          <w:ilvl w:val="1"/>
          <w:numId w:val="28"/>
        </w:numPr>
        <w:rPr>
          <w:b w:val="0"/>
          <w:bCs w:val="0"/>
          <w:spacing w:val="-2"/>
          <w:sz w:val="24"/>
          <w:szCs w:val="24"/>
          <w:lang w:val="en-IN"/>
        </w:rPr>
      </w:pPr>
      <w:r w:rsidRPr="00E11008">
        <w:rPr>
          <w:b w:val="0"/>
          <w:bCs w:val="0"/>
          <w:spacing w:val="-2"/>
          <w:sz w:val="24"/>
          <w:szCs w:val="24"/>
          <w:lang w:val="en-IN"/>
        </w:rPr>
        <w:t>Corners must be reconstructed even if lines are detected imperfectly</w:t>
      </w:r>
      <w:r w:rsidRPr="00E11008">
        <w:rPr>
          <w:b w:val="0"/>
          <w:bCs w:val="0"/>
          <w:spacing w:val="-2"/>
          <w:sz w:val="24"/>
          <w:szCs w:val="24"/>
          <w:lang w:val="en-IN"/>
        </w:rPr>
        <w:br/>
        <w:t>These tasks require custom logic and extensive testing, making this stage one of the most technically demanding.</w:t>
      </w:r>
    </w:p>
    <w:p w:rsidR="008445DF" w:rsidRPr="00E11008" w:rsidRDefault="008445DF" w:rsidP="008445DF">
      <w:pPr>
        <w:pStyle w:val="Heading1"/>
        <w:numPr>
          <w:ilvl w:val="0"/>
          <w:numId w:val="28"/>
        </w:numPr>
        <w:rPr>
          <w:b w:val="0"/>
          <w:bCs w:val="0"/>
          <w:spacing w:val="-2"/>
          <w:sz w:val="24"/>
          <w:szCs w:val="24"/>
          <w:lang w:val="en-IN"/>
        </w:rPr>
      </w:pPr>
      <w:r w:rsidRPr="00E11008">
        <w:rPr>
          <w:b w:val="0"/>
          <w:bCs w:val="0"/>
          <w:spacing w:val="-2"/>
          <w:sz w:val="24"/>
          <w:szCs w:val="24"/>
          <w:lang w:val="en-IN"/>
        </w:rPr>
        <w:t>Carving windows and doors using CSG operations adds further complexity.</w:t>
      </w:r>
      <w:r w:rsidRPr="00E11008">
        <w:rPr>
          <w:b w:val="0"/>
          <w:bCs w:val="0"/>
          <w:spacing w:val="-2"/>
          <w:sz w:val="24"/>
          <w:szCs w:val="24"/>
          <w:lang w:val="en-IN"/>
        </w:rPr>
        <w:br/>
        <w:t xml:space="preserve">CSG is computationally heavy and sensitive to inaccuracies. If a door or window is </w:t>
      </w:r>
      <w:proofErr w:type="spellStart"/>
      <w:r w:rsidRPr="00E11008">
        <w:rPr>
          <w:b w:val="0"/>
          <w:bCs w:val="0"/>
          <w:spacing w:val="-2"/>
          <w:sz w:val="24"/>
          <w:szCs w:val="24"/>
          <w:lang w:val="en-IN"/>
        </w:rPr>
        <w:t>misdetected</w:t>
      </w:r>
      <w:proofErr w:type="spellEnd"/>
      <w:r w:rsidRPr="00E11008">
        <w:rPr>
          <w:b w:val="0"/>
          <w:bCs w:val="0"/>
          <w:spacing w:val="-2"/>
          <w:sz w:val="24"/>
          <w:szCs w:val="24"/>
          <w:lang w:val="en-IN"/>
        </w:rPr>
        <w:t>, the algorithm may create incorrect cuts or distort the mesh.</w:t>
      </w:r>
    </w:p>
    <w:p w:rsidR="008445DF" w:rsidRPr="00E11008" w:rsidRDefault="008445DF" w:rsidP="008445DF">
      <w:pPr>
        <w:pStyle w:val="Heading1"/>
        <w:rPr>
          <w:b w:val="0"/>
          <w:bCs w:val="0"/>
          <w:spacing w:val="-2"/>
          <w:sz w:val="24"/>
          <w:szCs w:val="24"/>
          <w:lang w:val="en-IN"/>
        </w:rPr>
      </w:pPr>
      <w:r w:rsidRPr="00E11008">
        <w:rPr>
          <w:b w:val="0"/>
          <w:bCs w:val="0"/>
          <w:spacing w:val="-2"/>
          <w:sz w:val="24"/>
          <w:szCs w:val="24"/>
          <w:lang w:val="en-IN"/>
        </w:rPr>
        <w:t>Explanation:</w:t>
      </w:r>
      <w:r w:rsidRPr="00E11008">
        <w:rPr>
          <w:b w:val="0"/>
          <w:bCs w:val="0"/>
          <w:spacing w:val="-2"/>
          <w:sz w:val="24"/>
          <w:szCs w:val="24"/>
          <w:lang w:val="en-IN"/>
        </w:rPr>
        <w:br/>
        <w:t>Although 3D rendering using Three.js is straightforward, the real difficulty lies in converting raw detection results into an accurate 3D model. Geometry reconstruction requires extremely clean inputs, and the current detection accuracy makes it challenging to achieve seamless models. Still, the underlying architecture provides a strong foundation for future refinement.</w:t>
      </w:r>
    </w:p>
    <w:p w:rsidR="008445DF" w:rsidRPr="008445DF" w:rsidRDefault="00000000" w:rsidP="008445DF">
      <w:pPr>
        <w:pStyle w:val="Heading1"/>
        <w:jc w:val="left"/>
        <w:rPr>
          <w:spacing w:val="-2"/>
          <w:sz w:val="24"/>
          <w:szCs w:val="24"/>
          <w:lang w:val="en-IN"/>
        </w:rPr>
      </w:pPr>
      <w:r>
        <w:rPr>
          <w:spacing w:val="-2"/>
          <w:sz w:val="24"/>
          <w:szCs w:val="24"/>
          <w:lang w:val="en-IN"/>
        </w:rPr>
        <w:pict w14:anchorId="07BDDFCC">
          <v:rect id="_x0000_i1048" style="width:468pt;height:1.2pt" o:hralign="center" o:hrstd="t" o:hr="t" fillcolor="#a0a0a0" stroked="f"/>
        </w:pict>
      </w:r>
    </w:p>
    <w:p w:rsidR="008445DF" w:rsidRPr="008445DF" w:rsidRDefault="008445DF" w:rsidP="008445DF">
      <w:pPr>
        <w:pStyle w:val="Heading1"/>
        <w:rPr>
          <w:spacing w:val="-2"/>
          <w:sz w:val="24"/>
          <w:szCs w:val="24"/>
          <w:lang w:val="en-IN"/>
        </w:rPr>
      </w:pPr>
      <w:r w:rsidRPr="008445DF">
        <w:rPr>
          <w:spacing w:val="-2"/>
          <w:sz w:val="24"/>
          <w:szCs w:val="24"/>
          <w:lang w:val="en-IN"/>
        </w:rPr>
        <w:t>4. Real-World Applicability &amp; Impact</w:t>
      </w:r>
    </w:p>
    <w:p w:rsidR="008445DF" w:rsidRPr="00E11008" w:rsidRDefault="008445DF" w:rsidP="008445DF">
      <w:pPr>
        <w:pStyle w:val="Heading1"/>
        <w:numPr>
          <w:ilvl w:val="0"/>
          <w:numId w:val="29"/>
        </w:numPr>
        <w:rPr>
          <w:b w:val="0"/>
          <w:bCs w:val="0"/>
          <w:spacing w:val="-2"/>
          <w:sz w:val="24"/>
          <w:szCs w:val="24"/>
          <w:lang w:val="en-IN"/>
        </w:rPr>
      </w:pPr>
      <w:r w:rsidRPr="00E11008">
        <w:rPr>
          <w:b w:val="0"/>
          <w:bCs w:val="0"/>
          <w:spacing w:val="-2"/>
          <w:sz w:val="24"/>
          <w:szCs w:val="24"/>
          <w:lang w:val="en-IN"/>
        </w:rPr>
        <w:t>The system has high educational value for engineering and architecture students.</w:t>
      </w:r>
      <w:r w:rsidRPr="00E11008">
        <w:rPr>
          <w:b w:val="0"/>
          <w:bCs w:val="0"/>
          <w:spacing w:val="-2"/>
          <w:sz w:val="24"/>
          <w:szCs w:val="24"/>
          <w:lang w:val="en-IN"/>
        </w:rPr>
        <w:br/>
        <w:t>Automated visualization helps learners overcome the cognitive gap between 2D and 3D understanding. Students can explore structural layouts that would otherwise take hours to model manually.</w:t>
      </w:r>
    </w:p>
    <w:p w:rsidR="008445DF" w:rsidRPr="00E11008" w:rsidRDefault="008445DF" w:rsidP="008445DF">
      <w:pPr>
        <w:pStyle w:val="Heading1"/>
        <w:numPr>
          <w:ilvl w:val="0"/>
          <w:numId w:val="29"/>
        </w:numPr>
        <w:rPr>
          <w:b w:val="0"/>
          <w:bCs w:val="0"/>
          <w:spacing w:val="-2"/>
          <w:sz w:val="24"/>
          <w:szCs w:val="24"/>
          <w:lang w:val="en-IN"/>
        </w:rPr>
      </w:pPr>
      <w:r w:rsidRPr="00E11008">
        <w:rPr>
          <w:b w:val="0"/>
          <w:bCs w:val="0"/>
          <w:spacing w:val="-2"/>
          <w:sz w:val="24"/>
          <w:szCs w:val="24"/>
          <w:lang w:val="en-IN"/>
        </w:rPr>
        <w:t>Useful for early-stage concept development in professional settings.</w:t>
      </w:r>
    </w:p>
    <w:p w:rsidR="008445DF" w:rsidRPr="00E11008" w:rsidRDefault="008445DF" w:rsidP="008445DF">
      <w:pPr>
        <w:pStyle w:val="Heading1"/>
        <w:numPr>
          <w:ilvl w:val="1"/>
          <w:numId w:val="29"/>
        </w:numPr>
        <w:rPr>
          <w:b w:val="0"/>
          <w:bCs w:val="0"/>
          <w:spacing w:val="-2"/>
          <w:sz w:val="24"/>
          <w:szCs w:val="24"/>
          <w:lang w:val="en-IN"/>
        </w:rPr>
      </w:pPr>
      <w:r w:rsidRPr="00E11008">
        <w:rPr>
          <w:b w:val="0"/>
          <w:bCs w:val="0"/>
          <w:spacing w:val="-2"/>
          <w:sz w:val="24"/>
          <w:szCs w:val="24"/>
          <w:lang w:val="en-IN"/>
        </w:rPr>
        <w:t>Quick basic models for clients</w:t>
      </w:r>
    </w:p>
    <w:p w:rsidR="008445DF" w:rsidRPr="00E11008" w:rsidRDefault="008445DF" w:rsidP="008445DF">
      <w:pPr>
        <w:pStyle w:val="Heading1"/>
        <w:numPr>
          <w:ilvl w:val="1"/>
          <w:numId w:val="29"/>
        </w:numPr>
        <w:rPr>
          <w:b w:val="0"/>
          <w:bCs w:val="0"/>
          <w:spacing w:val="-2"/>
          <w:sz w:val="24"/>
          <w:szCs w:val="24"/>
          <w:lang w:val="en-IN"/>
        </w:rPr>
      </w:pPr>
      <w:r w:rsidRPr="00E11008">
        <w:rPr>
          <w:b w:val="0"/>
          <w:bCs w:val="0"/>
          <w:spacing w:val="-2"/>
          <w:sz w:val="24"/>
          <w:szCs w:val="24"/>
          <w:lang w:val="en-IN"/>
        </w:rPr>
        <w:t>Faster feedback cycles</w:t>
      </w:r>
    </w:p>
    <w:p w:rsidR="008445DF" w:rsidRPr="00E11008" w:rsidRDefault="008445DF" w:rsidP="008445DF">
      <w:pPr>
        <w:pStyle w:val="Heading1"/>
        <w:numPr>
          <w:ilvl w:val="1"/>
          <w:numId w:val="29"/>
        </w:numPr>
        <w:rPr>
          <w:b w:val="0"/>
          <w:bCs w:val="0"/>
          <w:spacing w:val="-2"/>
          <w:sz w:val="24"/>
          <w:szCs w:val="24"/>
          <w:lang w:val="en-IN"/>
        </w:rPr>
      </w:pPr>
      <w:r w:rsidRPr="00E11008">
        <w:rPr>
          <w:b w:val="0"/>
          <w:bCs w:val="0"/>
          <w:spacing w:val="-2"/>
          <w:sz w:val="24"/>
          <w:szCs w:val="24"/>
          <w:lang w:val="en-IN"/>
        </w:rPr>
        <w:t>Rapid visualization of design alternatives</w:t>
      </w:r>
      <w:r w:rsidRPr="00E11008">
        <w:rPr>
          <w:b w:val="0"/>
          <w:bCs w:val="0"/>
          <w:spacing w:val="-2"/>
          <w:sz w:val="24"/>
          <w:szCs w:val="24"/>
          <w:lang w:val="en-IN"/>
        </w:rPr>
        <w:br/>
        <w:t>Even with partial automation, the system offers practical utility for architects, civil engineers, interior designers, and real-estate developers.</w:t>
      </w:r>
    </w:p>
    <w:p w:rsidR="008445DF" w:rsidRPr="00E11008" w:rsidRDefault="008445DF" w:rsidP="008445DF">
      <w:pPr>
        <w:pStyle w:val="Heading1"/>
        <w:numPr>
          <w:ilvl w:val="0"/>
          <w:numId w:val="29"/>
        </w:numPr>
        <w:rPr>
          <w:b w:val="0"/>
          <w:bCs w:val="0"/>
          <w:spacing w:val="-2"/>
          <w:sz w:val="24"/>
          <w:szCs w:val="24"/>
          <w:lang w:val="en-IN"/>
        </w:rPr>
      </w:pPr>
      <w:r w:rsidRPr="00E11008">
        <w:rPr>
          <w:b w:val="0"/>
          <w:bCs w:val="0"/>
          <w:spacing w:val="-2"/>
          <w:sz w:val="24"/>
          <w:szCs w:val="24"/>
          <w:lang w:val="en-IN"/>
        </w:rPr>
        <w:t>The market demand for AI-based design automation tools is growing.</w:t>
      </w:r>
      <w:r w:rsidRPr="00E11008">
        <w:rPr>
          <w:b w:val="0"/>
          <w:bCs w:val="0"/>
          <w:spacing w:val="-2"/>
          <w:sz w:val="24"/>
          <w:szCs w:val="24"/>
          <w:lang w:val="en-IN"/>
        </w:rPr>
        <w:br/>
        <w:t>The system fits well into this emerging technological landscape and can evolve into a subscription-based SaaS product for educational institutions, design studios, and freelancers.</w:t>
      </w:r>
    </w:p>
    <w:p w:rsidR="008445DF" w:rsidRPr="00E11008" w:rsidRDefault="008445DF" w:rsidP="008445DF">
      <w:pPr>
        <w:pStyle w:val="Heading1"/>
        <w:rPr>
          <w:b w:val="0"/>
          <w:bCs w:val="0"/>
          <w:spacing w:val="-2"/>
          <w:sz w:val="24"/>
          <w:szCs w:val="24"/>
          <w:lang w:val="en-IN"/>
        </w:rPr>
      </w:pPr>
      <w:r w:rsidRPr="00E11008">
        <w:rPr>
          <w:b w:val="0"/>
          <w:bCs w:val="0"/>
          <w:spacing w:val="-2"/>
          <w:sz w:val="24"/>
          <w:szCs w:val="24"/>
          <w:lang w:val="en-IN"/>
        </w:rPr>
        <w:t>Explanation:</w:t>
      </w:r>
      <w:r w:rsidRPr="00E11008">
        <w:rPr>
          <w:b w:val="0"/>
          <w:bCs w:val="0"/>
          <w:spacing w:val="-2"/>
          <w:sz w:val="24"/>
          <w:szCs w:val="24"/>
          <w:lang w:val="en-IN"/>
        </w:rPr>
        <w:br/>
        <w:t xml:space="preserve">Despite limitations, the system proves that AI-driven architectural </w:t>
      </w:r>
      <w:proofErr w:type="spellStart"/>
      <w:r w:rsidRPr="00E11008">
        <w:rPr>
          <w:b w:val="0"/>
          <w:bCs w:val="0"/>
          <w:spacing w:val="-2"/>
          <w:sz w:val="24"/>
          <w:szCs w:val="24"/>
          <w:lang w:val="en-IN"/>
        </w:rPr>
        <w:t>modeling</w:t>
      </w:r>
      <w:proofErr w:type="spellEnd"/>
      <w:r w:rsidRPr="00E11008">
        <w:rPr>
          <w:b w:val="0"/>
          <w:bCs w:val="0"/>
          <w:spacing w:val="-2"/>
          <w:sz w:val="24"/>
          <w:szCs w:val="24"/>
          <w:lang w:val="en-IN"/>
        </w:rPr>
        <w:t xml:space="preserve"> is not only possible but also impactful. The ability to generate a 3D outline in a matter of seconds offers tremendous value in both learning and professional workflows.</w:t>
      </w:r>
    </w:p>
    <w:p w:rsidR="008445DF" w:rsidRPr="008445DF" w:rsidRDefault="00000000" w:rsidP="008445DF">
      <w:pPr>
        <w:pStyle w:val="Heading1"/>
        <w:jc w:val="left"/>
        <w:rPr>
          <w:spacing w:val="-2"/>
          <w:sz w:val="24"/>
          <w:szCs w:val="24"/>
          <w:lang w:val="en-IN"/>
        </w:rPr>
      </w:pPr>
      <w:r>
        <w:rPr>
          <w:spacing w:val="-2"/>
          <w:sz w:val="24"/>
          <w:szCs w:val="24"/>
          <w:lang w:val="en-IN"/>
        </w:rPr>
        <w:pict w14:anchorId="1A3F3EFF">
          <v:rect id="_x0000_i1049" style="width:468pt;height:1.2pt" o:hralign="center" o:hrstd="t" o:hr="t" fillcolor="#a0a0a0" stroked="f"/>
        </w:pict>
      </w:r>
    </w:p>
    <w:p w:rsidR="008445DF" w:rsidRPr="008445DF" w:rsidRDefault="008445DF" w:rsidP="008445DF">
      <w:pPr>
        <w:pStyle w:val="Heading1"/>
        <w:rPr>
          <w:spacing w:val="-2"/>
          <w:sz w:val="24"/>
          <w:szCs w:val="24"/>
          <w:lang w:val="en-IN"/>
        </w:rPr>
      </w:pPr>
      <w:r w:rsidRPr="008445DF">
        <w:rPr>
          <w:spacing w:val="-2"/>
          <w:sz w:val="24"/>
          <w:szCs w:val="24"/>
          <w:lang w:val="en-IN"/>
        </w:rPr>
        <w:t>5. Challenges Faced During Development</w:t>
      </w:r>
    </w:p>
    <w:p w:rsidR="008445DF" w:rsidRPr="00E11008" w:rsidRDefault="008445DF" w:rsidP="008445DF">
      <w:pPr>
        <w:pStyle w:val="Heading1"/>
        <w:numPr>
          <w:ilvl w:val="0"/>
          <w:numId w:val="30"/>
        </w:numPr>
        <w:rPr>
          <w:b w:val="0"/>
          <w:bCs w:val="0"/>
          <w:spacing w:val="-2"/>
          <w:sz w:val="24"/>
          <w:szCs w:val="24"/>
          <w:lang w:val="en-IN"/>
        </w:rPr>
      </w:pPr>
      <w:r w:rsidRPr="00E11008">
        <w:rPr>
          <w:b w:val="0"/>
          <w:bCs w:val="0"/>
          <w:spacing w:val="-2"/>
          <w:sz w:val="24"/>
          <w:szCs w:val="24"/>
          <w:lang w:val="en-IN"/>
        </w:rPr>
        <w:t>Dataset limitations were one of the biggest obstacles.</w:t>
      </w:r>
      <w:r w:rsidRPr="00E11008">
        <w:rPr>
          <w:b w:val="0"/>
          <w:bCs w:val="0"/>
          <w:spacing w:val="-2"/>
          <w:sz w:val="24"/>
          <w:szCs w:val="24"/>
          <w:lang w:val="en-IN"/>
        </w:rPr>
        <w:br/>
        <w:t>Available datasets did not match Indian blueprint styles, forcing the need for custom annotation which was time-consuming.</w:t>
      </w:r>
    </w:p>
    <w:p w:rsidR="008445DF" w:rsidRPr="00E11008" w:rsidRDefault="008445DF" w:rsidP="008445DF">
      <w:pPr>
        <w:pStyle w:val="Heading1"/>
        <w:numPr>
          <w:ilvl w:val="0"/>
          <w:numId w:val="30"/>
        </w:numPr>
        <w:rPr>
          <w:b w:val="0"/>
          <w:bCs w:val="0"/>
          <w:spacing w:val="-2"/>
          <w:sz w:val="24"/>
          <w:szCs w:val="24"/>
          <w:lang w:val="en-IN"/>
        </w:rPr>
      </w:pPr>
      <w:r w:rsidRPr="00E11008">
        <w:rPr>
          <w:b w:val="0"/>
          <w:bCs w:val="0"/>
          <w:spacing w:val="-2"/>
          <w:sz w:val="24"/>
          <w:szCs w:val="24"/>
          <w:lang w:val="en-IN"/>
        </w:rPr>
        <w:t>GPU and resource shortages restricted training progress.</w:t>
      </w:r>
      <w:r w:rsidRPr="00E11008">
        <w:rPr>
          <w:b w:val="0"/>
          <w:bCs w:val="0"/>
          <w:spacing w:val="-2"/>
          <w:sz w:val="24"/>
          <w:szCs w:val="24"/>
          <w:lang w:val="en-IN"/>
        </w:rPr>
        <w:br/>
        <w:t>YOLO models require extended training, high VRAM, and uninterrupted epochs—conditions that free platforms (Colab, Kaggle) cannot consistently provide.</w:t>
      </w:r>
    </w:p>
    <w:p w:rsidR="008445DF" w:rsidRPr="00E11008" w:rsidRDefault="008445DF" w:rsidP="008445DF">
      <w:pPr>
        <w:pStyle w:val="Heading1"/>
        <w:numPr>
          <w:ilvl w:val="0"/>
          <w:numId w:val="30"/>
        </w:numPr>
        <w:rPr>
          <w:b w:val="0"/>
          <w:bCs w:val="0"/>
          <w:spacing w:val="-2"/>
          <w:sz w:val="24"/>
          <w:szCs w:val="24"/>
          <w:lang w:val="en-IN"/>
        </w:rPr>
      </w:pPr>
      <w:r w:rsidRPr="00E11008">
        <w:rPr>
          <w:b w:val="0"/>
          <w:bCs w:val="0"/>
          <w:spacing w:val="-2"/>
          <w:sz w:val="24"/>
          <w:szCs w:val="24"/>
          <w:lang w:val="en-IN"/>
        </w:rPr>
        <w:t>Architectural symbol recognition was harder than expected.</w:t>
      </w:r>
      <w:r w:rsidRPr="00E11008">
        <w:rPr>
          <w:b w:val="0"/>
          <w:bCs w:val="0"/>
          <w:spacing w:val="-2"/>
          <w:sz w:val="24"/>
          <w:szCs w:val="24"/>
          <w:lang w:val="en-IN"/>
        </w:rPr>
        <w:br/>
        <w:t>Small symbols overlap with walls, vary across regions, and differ between digital and hand-drawn plans.</w:t>
      </w:r>
    </w:p>
    <w:p w:rsidR="008445DF" w:rsidRPr="008445DF" w:rsidRDefault="008445DF" w:rsidP="008445DF">
      <w:pPr>
        <w:pStyle w:val="Heading1"/>
        <w:numPr>
          <w:ilvl w:val="0"/>
          <w:numId w:val="30"/>
        </w:numPr>
        <w:rPr>
          <w:spacing w:val="-2"/>
          <w:sz w:val="24"/>
          <w:szCs w:val="24"/>
          <w:lang w:val="en-IN"/>
        </w:rPr>
      </w:pPr>
      <w:r w:rsidRPr="00E11008">
        <w:rPr>
          <w:b w:val="0"/>
          <w:bCs w:val="0"/>
          <w:spacing w:val="-2"/>
          <w:sz w:val="24"/>
          <w:szCs w:val="24"/>
          <w:lang w:val="en-IN"/>
        </w:rPr>
        <w:t>Geometry reconstruction required advanced algorithms.</w:t>
      </w:r>
      <w:r w:rsidRPr="00E11008">
        <w:rPr>
          <w:b w:val="0"/>
          <w:bCs w:val="0"/>
          <w:spacing w:val="-2"/>
          <w:sz w:val="24"/>
          <w:szCs w:val="24"/>
          <w:lang w:val="en-IN"/>
        </w:rPr>
        <w:br/>
        <w:t xml:space="preserve">Handling irregular shapes, missing lines, curved walls, and angle corrections made the process far more complex than traditional </w:t>
      </w:r>
      <w:proofErr w:type="spellStart"/>
      <w:r w:rsidRPr="00E11008">
        <w:rPr>
          <w:b w:val="0"/>
          <w:bCs w:val="0"/>
          <w:spacing w:val="-2"/>
          <w:sz w:val="24"/>
          <w:szCs w:val="24"/>
          <w:lang w:val="en-IN"/>
        </w:rPr>
        <w:t>modeling</w:t>
      </w:r>
      <w:proofErr w:type="spellEnd"/>
      <w:r w:rsidRPr="008445DF">
        <w:rPr>
          <w:spacing w:val="-2"/>
          <w:sz w:val="24"/>
          <w:szCs w:val="24"/>
          <w:lang w:val="en-IN"/>
        </w:rPr>
        <w:t>.</w:t>
      </w:r>
    </w:p>
    <w:p w:rsidR="008445DF" w:rsidRPr="00E11008" w:rsidRDefault="008445DF" w:rsidP="008445DF">
      <w:pPr>
        <w:pStyle w:val="Heading1"/>
        <w:numPr>
          <w:ilvl w:val="0"/>
          <w:numId w:val="30"/>
        </w:numPr>
        <w:rPr>
          <w:b w:val="0"/>
          <w:bCs w:val="0"/>
          <w:spacing w:val="-2"/>
          <w:sz w:val="24"/>
          <w:szCs w:val="24"/>
          <w:lang w:val="en-IN"/>
        </w:rPr>
      </w:pPr>
      <w:r w:rsidRPr="00E11008">
        <w:rPr>
          <w:b w:val="0"/>
          <w:bCs w:val="0"/>
          <w:spacing w:val="-2"/>
          <w:sz w:val="24"/>
          <w:szCs w:val="24"/>
          <w:lang w:val="en-IN"/>
        </w:rPr>
        <w:lastRenderedPageBreak/>
        <w:t>Time constraints prevented complete model training, validation, and testing.</w:t>
      </w:r>
    </w:p>
    <w:p w:rsidR="008445DF" w:rsidRPr="00E11008" w:rsidRDefault="008445DF" w:rsidP="008445DF">
      <w:pPr>
        <w:pStyle w:val="Heading1"/>
        <w:rPr>
          <w:b w:val="0"/>
          <w:bCs w:val="0"/>
          <w:spacing w:val="-2"/>
          <w:sz w:val="24"/>
          <w:szCs w:val="24"/>
          <w:lang w:val="en-IN"/>
        </w:rPr>
      </w:pPr>
      <w:r w:rsidRPr="00E11008">
        <w:rPr>
          <w:b w:val="0"/>
          <w:bCs w:val="0"/>
          <w:spacing w:val="-2"/>
          <w:sz w:val="24"/>
          <w:szCs w:val="24"/>
          <w:lang w:val="en-IN"/>
        </w:rPr>
        <w:t>Explanation:</w:t>
      </w:r>
      <w:r w:rsidRPr="00E11008">
        <w:rPr>
          <w:b w:val="0"/>
          <w:bCs w:val="0"/>
          <w:spacing w:val="-2"/>
          <w:sz w:val="24"/>
          <w:szCs w:val="24"/>
          <w:lang w:val="en-IN"/>
        </w:rPr>
        <w:br/>
        <w:t>These challenges directly affected the system’s accuracy and prevented full automation. However, each challenge provides highly valuable learning insights and identifies clear directions for the next development phase.</w:t>
      </w:r>
    </w:p>
    <w:p w:rsidR="008445DF" w:rsidRPr="008445DF" w:rsidRDefault="00000000" w:rsidP="008445DF">
      <w:pPr>
        <w:pStyle w:val="Heading1"/>
        <w:jc w:val="left"/>
        <w:rPr>
          <w:spacing w:val="-2"/>
          <w:sz w:val="24"/>
          <w:szCs w:val="24"/>
          <w:lang w:val="en-IN"/>
        </w:rPr>
      </w:pPr>
      <w:r w:rsidRPr="00E11008">
        <w:rPr>
          <w:b w:val="0"/>
          <w:bCs w:val="0"/>
          <w:spacing w:val="-2"/>
          <w:sz w:val="24"/>
          <w:szCs w:val="24"/>
          <w:lang w:val="en-IN"/>
        </w:rPr>
        <w:pict w14:anchorId="076084B9">
          <v:rect id="_x0000_i1050" style="width:468pt;height:1.2pt" o:hralign="center" o:hrstd="t" o:hr="t" fillcolor="#a0a0a0" stroked="f"/>
        </w:pict>
      </w:r>
    </w:p>
    <w:p w:rsidR="008445DF" w:rsidRPr="008445DF" w:rsidRDefault="008445DF" w:rsidP="008445DF">
      <w:pPr>
        <w:pStyle w:val="Heading1"/>
        <w:rPr>
          <w:spacing w:val="-2"/>
          <w:sz w:val="24"/>
          <w:szCs w:val="24"/>
          <w:lang w:val="en-IN"/>
        </w:rPr>
      </w:pPr>
      <w:r w:rsidRPr="008445DF">
        <w:rPr>
          <w:spacing w:val="-2"/>
          <w:sz w:val="24"/>
          <w:szCs w:val="24"/>
          <w:lang w:val="en-IN"/>
        </w:rPr>
        <w:t>6. Limitations and Their Impact on System Quality</w:t>
      </w:r>
    </w:p>
    <w:p w:rsidR="008445DF" w:rsidRPr="00E11008" w:rsidRDefault="008445DF" w:rsidP="008445DF">
      <w:pPr>
        <w:pStyle w:val="Heading1"/>
        <w:numPr>
          <w:ilvl w:val="0"/>
          <w:numId w:val="31"/>
        </w:numPr>
        <w:rPr>
          <w:b w:val="0"/>
          <w:bCs w:val="0"/>
          <w:spacing w:val="-2"/>
          <w:sz w:val="24"/>
          <w:szCs w:val="24"/>
          <w:lang w:val="en-IN"/>
        </w:rPr>
      </w:pPr>
      <w:r w:rsidRPr="00E11008">
        <w:rPr>
          <w:b w:val="0"/>
          <w:bCs w:val="0"/>
          <w:spacing w:val="-2"/>
          <w:sz w:val="24"/>
          <w:szCs w:val="24"/>
          <w:lang w:val="en-IN"/>
        </w:rPr>
        <w:t>YOLOv8 is only partially trained, meaning detection accuracy remains low for certain symbols.</w:t>
      </w:r>
    </w:p>
    <w:p w:rsidR="008445DF" w:rsidRPr="00E11008" w:rsidRDefault="008445DF" w:rsidP="008445DF">
      <w:pPr>
        <w:pStyle w:val="Heading1"/>
        <w:numPr>
          <w:ilvl w:val="0"/>
          <w:numId w:val="31"/>
        </w:numPr>
        <w:rPr>
          <w:b w:val="0"/>
          <w:bCs w:val="0"/>
          <w:spacing w:val="-2"/>
          <w:sz w:val="24"/>
          <w:szCs w:val="24"/>
          <w:lang w:val="en-IN"/>
        </w:rPr>
      </w:pPr>
      <w:r w:rsidRPr="00E11008">
        <w:rPr>
          <w:b w:val="0"/>
          <w:bCs w:val="0"/>
          <w:spacing w:val="-2"/>
          <w:sz w:val="24"/>
          <w:szCs w:val="24"/>
          <w:lang w:val="en-IN"/>
        </w:rPr>
        <w:t>Meshy AI API could not be integrated due to connection errors, credit restrictions, and budget constraints.</w:t>
      </w:r>
    </w:p>
    <w:p w:rsidR="008445DF" w:rsidRPr="00E11008" w:rsidRDefault="008445DF" w:rsidP="008445DF">
      <w:pPr>
        <w:pStyle w:val="Heading1"/>
        <w:numPr>
          <w:ilvl w:val="0"/>
          <w:numId w:val="31"/>
        </w:numPr>
        <w:rPr>
          <w:b w:val="0"/>
          <w:bCs w:val="0"/>
          <w:spacing w:val="-2"/>
          <w:sz w:val="24"/>
          <w:szCs w:val="24"/>
          <w:lang w:val="en-IN"/>
        </w:rPr>
      </w:pPr>
      <w:r w:rsidRPr="00E11008">
        <w:rPr>
          <w:b w:val="0"/>
          <w:bCs w:val="0"/>
          <w:spacing w:val="-2"/>
          <w:sz w:val="24"/>
          <w:szCs w:val="24"/>
          <w:lang w:val="en-IN"/>
        </w:rPr>
        <w:t>The full end-to-end pipeline remains incomplete, with some manual steps still required.</w:t>
      </w:r>
    </w:p>
    <w:p w:rsidR="008445DF" w:rsidRPr="00E11008" w:rsidRDefault="008445DF" w:rsidP="008445DF">
      <w:pPr>
        <w:pStyle w:val="Heading1"/>
        <w:numPr>
          <w:ilvl w:val="0"/>
          <w:numId w:val="31"/>
        </w:numPr>
        <w:rPr>
          <w:b w:val="0"/>
          <w:bCs w:val="0"/>
          <w:spacing w:val="-2"/>
          <w:sz w:val="24"/>
          <w:szCs w:val="24"/>
          <w:lang w:val="en-IN"/>
        </w:rPr>
      </w:pPr>
      <w:r w:rsidRPr="00E11008">
        <w:rPr>
          <w:b w:val="0"/>
          <w:bCs w:val="0"/>
          <w:spacing w:val="-2"/>
          <w:sz w:val="24"/>
          <w:szCs w:val="24"/>
          <w:lang w:val="en-IN"/>
        </w:rPr>
        <w:t>Final 3D outputs depend heavily on detection accuracy, and incorrect detections lead to distorted models.</w:t>
      </w:r>
    </w:p>
    <w:p w:rsidR="008445DF" w:rsidRPr="00E11008" w:rsidRDefault="008445DF" w:rsidP="008445DF">
      <w:pPr>
        <w:pStyle w:val="Heading1"/>
        <w:rPr>
          <w:b w:val="0"/>
          <w:bCs w:val="0"/>
          <w:spacing w:val="-2"/>
          <w:sz w:val="24"/>
          <w:szCs w:val="24"/>
          <w:lang w:val="en-IN"/>
        </w:rPr>
      </w:pPr>
      <w:r w:rsidRPr="00E11008">
        <w:rPr>
          <w:b w:val="0"/>
          <w:bCs w:val="0"/>
          <w:spacing w:val="-2"/>
          <w:sz w:val="24"/>
          <w:szCs w:val="24"/>
          <w:lang w:val="en-IN"/>
        </w:rPr>
        <w:t>Explanation:</w:t>
      </w:r>
      <w:r w:rsidRPr="00E11008">
        <w:rPr>
          <w:b w:val="0"/>
          <w:bCs w:val="0"/>
          <w:spacing w:val="-2"/>
          <w:sz w:val="24"/>
          <w:szCs w:val="24"/>
          <w:lang w:val="en-IN"/>
        </w:rPr>
        <w:br/>
        <w:t>The system currently functions well as a demonstration prototype but not yet as a fully automated, production-ready solution. The incomplete detection training and lack of fallback APIs directly limit the robustness of the model.</w:t>
      </w:r>
    </w:p>
    <w:p w:rsidR="008445DF" w:rsidRPr="00E11008" w:rsidRDefault="00000000" w:rsidP="008445DF">
      <w:pPr>
        <w:pStyle w:val="Heading1"/>
        <w:jc w:val="left"/>
        <w:rPr>
          <w:b w:val="0"/>
          <w:bCs w:val="0"/>
          <w:spacing w:val="-2"/>
          <w:sz w:val="24"/>
          <w:szCs w:val="24"/>
          <w:lang w:val="en-IN"/>
        </w:rPr>
      </w:pPr>
      <w:r w:rsidRPr="00E11008">
        <w:rPr>
          <w:b w:val="0"/>
          <w:bCs w:val="0"/>
          <w:spacing w:val="-2"/>
          <w:sz w:val="24"/>
          <w:szCs w:val="24"/>
          <w:lang w:val="en-IN"/>
        </w:rPr>
        <w:pict w14:anchorId="1CD056A5">
          <v:rect id="_x0000_i1051" style="width:468pt;height:1.2pt" o:hralign="center" o:hrstd="t" o:hr="t" fillcolor="#a0a0a0" stroked="f"/>
        </w:pict>
      </w:r>
    </w:p>
    <w:p w:rsidR="008445DF" w:rsidRPr="008445DF" w:rsidRDefault="008445DF" w:rsidP="008445DF">
      <w:pPr>
        <w:pStyle w:val="Heading1"/>
        <w:rPr>
          <w:spacing w:val="-2"/>
          <w:sz w:val="24"/>
          <w:szCs w:val="24"/>
          <w:lang w:val="en-IN"/>
        </w:rPr>
      </w:pPr>
      <w:r w:rsidRPr="008445DF">
        <w:rPr>
          <w:spacing w:val="-2"/>
          <w:sz w:val="24"/>
          <w:szCs w:val="24"/>
          <w:lang w:val="en-IN"/>
        </w:rPr>
        <w:t>7. Overall Critical Analysis</w:t>
      </w:r>
    </w:p>
    <w:p w:rsidR="008445DF" w:rsidRPr="00E11008" w:rsidRDefault="008445DF" w:rsidP="008445DF">
      <w:pPr>
        <w:pStyle w:val="Heading1"/>
        <w:numPr>
          <w:ilvl w:val="0"/>
          <w:numId w:val="32"/>
        </w:numPr>
        <w:rPr>
          <w:b w:val="0"/>
          <w:bCs w:val="0"/>
          <w:spacing w:val="-2"/>
          <w:sz w:val="24"/>
          <w:szCs w:val="24"/>
          <w:lang w:val="en-IN"/>
        </w:rPr>
      </w:pPr>
      <w:r w:rsidRPr="00E11008">
        <w:rPr>
          <w:b w:val="0"/>
          <w:bCs w:val="0"/>
          <w:spacing w:val="-2"/>
          <w:sz w:val="24"/>
          <w:szCs w:val="24"/>
          <w:lang w:val="en-IN"/>
        </w:rPr>
        <w:t>Strengths</w:t>
      </w:r>
    </w:p>
    <w:p w:rsidR="008445DF" w:rsidRPr="00E11008" w:rsidRDefault="008445DF" w:rsidP="008445DF">
      <w:pPr>
        <w:pStyle w:val="Heading1"/>
        <w:numPr>
          <w:ilvl w:val="1"/>
          <w:numId w:val="32"/>
        </w:numPr>
        <w:rPr>
          <w:b w:val="0"/>
          <w:bCs w:val="0"/>
          <w:spacing w:val="-2"/>
          <w:sz w:val="24"/>
          <w:szCs w:val="24"/>
          <w:lang w:val="en-IN"/>
        </w:rPr>
      </w:pPr>
      <w:r w:rsidRPr="00E11008">
        <w:rPr>
          <w:b w:val="0"/>
          <w:bCs w:val="0"/>
          <w:spacing w:val="-2"/>
          <w:sz w:val="24"/>
          <w:szCs w:val="24"/>
          <w:lang w:val="en-IN"/>
        </w:rPr>
        <w:t>Strong conceptual design</w:t>
      </w:r>
    </w:p>
    <w:p w:rsidR="008445DF" w:rsidRPr="00E11008" w:rsidRDefault="008445DF" w:rsidP="008445DF">
      <w:pPr>
        <w:pStyle w:val="Heading1"/>
        <w:numPr>
          <w:ilvl w:val="1"/>
          <w:numId w:val="32"/>
        </w:numPr>
        <w:rPr>
          <w:b w:val="0"/>
          <w:bCs w:val="0"/>
          <w:spacing w:val="-2"/>
          <w:sz w:val="24"/>
          <w:szCs w:val="24"/>
          <w:lang w:val="en-IN"/>
        </w:rPr>
      </w:pPr>
      <w:r w:rsidRPr="00E11008">
        <w:rPr>
          <w:b w:val="0"/>
          <w:bCs w:val="0"/>
          <w:spacing w:val="-2"/>
          <w:sz w:val="24"/>
          <w:szCs w:val="24"/>
          <w:lang w:val="en-IN"/>
        </w:rPr>
        <w:t>Clear real-world relevance</w:t>
      </w:r>
    </w:p>
    <w:p w:rsidR="008445DF" w:rsidRPr="00E11008" w:rsidRDefault="008445DF" w:rsidP="008445DF">
      <w:pPr>
        <w:pStyle w:val="Heading1"/>
        <w:numPr>
          <w:ilvl w:val="1"/>
          <w:numId w:val="32"/>
        </w:numPr>
        <w:rPr>
          <w:b w:val="0"/>
          <w:bCs w:val="0"/>
          <w:spacing w:val="-2"/>
          <w:sz w:val="24"/>
          <w:szCs w:val="24"/>
          <w:lang w:val="en-IN"/>
        </w:rPr>
      </w:pPr>
      <w:r w:rsidRPr="00E11008">
        <w:rPr>
          <w:b w:val="0"/>
          <w:bCs w:val="0"/>
          <w:spacing w:val="-2"/>
          <w:sz w:val="24"/>
          <w:szCs w:val="24"/>
          <w:lang w:val="en-IN"/>
        </w:rPr>
        <w:t>Robust front-end experience</w:t>
      </w:r>
    </w:p>
    <w:p w:rsidR="008445DF" w:rsidRPr="00E11008" w:rsidRDefault="008445DF" w:rsidP="008445DF">
      <w:pPr>
        <w:pStyle w:val="Heading1"/>
        <w:numPr>
          <w:ilvl w:val="1"/>
          <w:numId w:val="32"/>
        </w:numPr>
        <w:rPr>
          <w:b w:val="0"/>
          <w:bCs w:val="0"/>
          <w:spacing w:val="-2"/>
          <w:sz w:val="24"/>
          <w:szCs w:val="24"/>
          <w:lang w:val="en-IN"/>
        </w:rPr>
      </w:pPr>
      <w:r w:rsidRPr="00E11008">
        <w:rPr>
          <w:b w:val="0"/>
          <w:bCs w:val="0"/>
          <w:spacing w:val="-2"/>
          <w:sz w:val="24"/>
          <w:szCs w:val="24"/>
          <w:lang w:val="en-IN"/>
        </w:rPr>
        <w:t>Scalable architecture</w:t>
      </w:r>
    </w:p>
    <w:p w:rsidR="008445DF" w:rsidRPr="00E11008" w:rsidRDefault="008445DF" w:rsidP="008445DF">
      <w:pPr>
        <w:pStyle w:val="Heading1"/>
        <w:numPr>
          <w:ilvl w:val="1"/>
          <w:numId w:val="32"/>
        </w:numPr>
        <w:rPr>
          <w:b w:val="0"/>
          <w:bCs w:val="0"/>
          <w:spacing w:val="-2"/>
          <w:sz w:val="24"/>
          <w:szCs w:val="24"/>
          <w:lang w:val="en-IN"/>
        </w:rPr>
      </w:pPr>
      <w:r w:rsidRPr="00E11008">
        <w:rPr>
          <w:b w:val="0"/>
          <w:bCs w:val="0"/>
          <w:spacing w:val="-2"/>
          <w:sz w:val="24"/>
          <w:szCs w:val="24"/>
          <w:lang w:val="en-IN"/>
        </w:rPr>
        <w:t>Significant potential for commercialization</w:t>
      </w:r>
    </w:p>
    <w:p w:rsidR="008445DF" w:rsidRPr="00E11008" w:rsidRDefault="008445DF" w:rsidP="008445DF">
      <w:pPr>
        <w:pStyle w:val="Heading1"/>
        <w:numPr>
          <w:ilvl w:val="0"/>
          <w:numId w:val="32"/>
        </w:numPr>
        <w:rPr>
          <w:b w:val="0"/>
          <w:bCs w:val="0"/>
          <w:spacing w:val="-2"/>
          <w:sz w:val="24"/>
          <w:szCs w:val="24"/>
          <w:lang w:val="en-IN"/>
        </w:rPr>
      </w:pPr>
      <w:r w:rsidRPr="00E11008">
        <w:rPr>
          <w:b w:val="0"/>
          <w:bCs w:val="0"/>
          <w:spacing w:val="-2"/>
          <w:sz w:val="24"/>
          <w:szCs w:val="24"/>
          <w:lang w:val="en-IN"/>
        </w:rPr>
        <w:t>Weaknesses</w:t>
      </w:r>
    </w:p>
    <w:p w:rsidR="008445DF" w:rsidRPr="00E11008" w:rsidRDefault="008445DF" w:rsidP="008445DF">
      <w:pPr>
        <w:pStyle w:val="Heading1"/>
        <w:numPr>
          <w:ilvl w:val="1"/>
          <w:numId w:val="32"/>
        </w:numPr>
        <w:rPr>
          <w:b w:val="0"/>
          <w:bCs w:val="0"/>
          <w:spacing w:val="-2"/>
          <w:sz w:val="24"/>
          <w:szCs w:val="24"/>
          <w:lang w:val="en-IN"/>
        </w:rPr>
      </w:pPr>
      <w:r w:rsidRPr="00E11008">
        <w:rPr>
          <w:b w:val="0"/>
          <w:bCs w:val="0"/>
          <w:spacing w:val="-2"/>
          <w:sz w:val="24"/>
          <w:szCs w:val="24"/>
          <w:lang w:val="en-IN"/>
        </w:rPr>
        <w:t>AI detection accuracy remains low</w:t>
      </w:r>
    </w:p>
    <w:p w:rsidR="008445DF" w:rsidRPr="00E11008" w:rsidRDefault="008445DF" w:rsidP="008445DF">
      <w:pPr>
        <w:pStyle w:val="Heading1"/>
        <w:numPr>
          <w:ilvl w:val="1"/>
          <w:numId w:val="32"/>
        </w:numPr>
        <w:rPr>
          <w:b w:val="0"/>
          <w:bCs w:val="0"/>
          <w:spacing w:val="-2"/>
          <w:sz w:val="24"/>
          <w:szCs w:val="24"/>
          <w:lang w:val="en-IN"/>
        </w:rPr>
      </w:pPr>
      <w:r w:rsidRPr="00E11008">
        <w:rPr>
          <w:b w:val="0"/>
          <w:bCs w:val="0"/>
          <w:spacing w:val="-2"/>
          <w:sz w:val="24"/>
          <w:szCs w:val="24"/>
          <w:lang w:val="en-IN"/>
        </w:rPr>
        <w:t>Geometry reconstruction is incomplete</w:t>
      </w:r>
    </w:p>
    <w:p w:rsidR="008445DF" w:rsidRPr="00E11008" w:rsidRDefault="008445DF" w:rsidP="008445DF">
      <w:pPr>
        <w:pStyle w:val="Heading1"/>
        <w:numPr>
          <w:ilvl w:val="1"/>
          <w:numId w:val="32"/>
        </w:numPr>
        <w:rPr>
          <w:b w:val="0"/>
          <w:bCs w:val="0"/>
          <w:spacing w:val="-2"/>
          <w:sz w:val="24"/>
          <w:szCs w:val="24"/>
          <w:lang w:val="en-IN"/>
        </w:rPr>
      </w:pPr>
      <w:r w:rsidRPr="00E11008">
        <w:rPr>
          <w:b w:val="0"/>
          <w:bCs w:val="0"/>
          <w:spacing w:val="-2"/>
          <w:sz w:val="24"/>
          <w:szCs w:val="24"/>
          <w:lang w:val="en-IN"/>
        </w:rPr>
        <w:t>GPU and dataset constraints limit performance</w:t>
      </w:r>
    </w:p>
    <w:p w:rsidR="008445DF" w:rsidRPr="00E11008" w:rsidRDefault="008445DF" w:rsidP="008445DF">
      <w:pPr>
        <w:pStyle w:val="Heading1"/>
        <w:numPr>
          <w:ilvl w:val="1"/>
          <w:numId w:val="32"/>
        </w:numPr>
        <w:rPr>
          <w:b w:val="0"/>
          <w:bCs w:val="0"/>
          <w:spacing w:val="-2"/>
          <w:sz w:val="24"/>
          <w:szCs w:val="24"/>
          <w:lang w:val="en-IN"/>
        </w:rPr>
      </w:pPr>
      <w:r w:rsidRPr="00E11008">
        <w:rPr>
          <w:b w:val="0"/>
          <w:bCs w:val="0"/>
          <w:spacing w:val="-2"/>
          <w:sz w:val="24"/>
          <w:szCs w:val="24"/>
          <w:lang w:val="en-IN"/>
        </w:rPr>
        <w:t>End-to-end automation is not fully achieved</w:t>
      </w:r>
    </w:p>
    <w:p w:rsidR="008445DF" w:rsidRPr="00E11008" w:rsidRDefault="008445DF" w:rsidP="008445DF">
      <w:pPr>
        <w:pStyle w:val="Heading1"/>
        <w:rPr>
          <w:b w:val="0"/>
          <w:bCs w:val="0"/>
          <w:spacing w:val="-2"/>
          <w:sz w:val="24"/>
          <w:szCs w:val="24"/>
          <w:lang w:val="en-IN"/>
        </w:rPr>
      </w:pPr>
      <w:r w:rsidRPr="00E11008">
        <w:rPr>
          <w:b w:val="0"/>
          <w:bCs w:val="0"/>
          <w:spacing w:val="-2"/>
          <w:sz w:val="24"/>
          <w:szCs w:val="24"/>
          <w:lang w:val="en-IN"/>
        </w:rPr>
        <w:t>Explanation:</w:t>
      </w:r>
      <w:r w:rsidRPr="00E11008">
        <w:rPr>
          <w:b w:val="0"/>
          <w:bCs w:val="0"/>
          <w:spacing w:val="-2"/>
          <w:sz w:val="24"/>
          <w:szCs w:val="24"/>
          <w:lang w:val="en-IN"/>
        </w:rPr>
        <w:br/>
        <w:t>The system establishes an excellent foundation but requires further technological investment—particularly in AI training and geometry logic—to reach industry-grade reliability. The direction and potential of the project remain exceptionally strong.</w:t>
      </w:r>
    </w:p>
    <w:p w:rsidR="008445DF" w:rsidRPr="008445DF" w:rsidRDefault="00000000" w:rsidP="008445DF">
      <w:pPr>
        <w:pStyle w:val="Heading1"/>
        <w:jc w:val="left"/>
        <w:rPr>
          <w:spacing w:val="-2"/>
          <w:sz w:val="24"/>
          <w:szCs w:val="24"/>
          <w:lang w:val="en-IN"/>
        </w:rPr>
      </w:pPr>
      <w:r w:rsidRPr="00E11008">
        <w:rPr>
          <w:b w:val="0"/>
          <w:bCs w:val="0"/>
          <w:spacing w:val="-2"/>
          <w:sz w:val="24"/>
          <w:szCs w:val="24"/>
          <w:lang w:val="en-IN"/>
        </w:rPr>
        <w:pict w14:anchorId="7F98BC92">
          <v:rect id="_x0000_i1052" style="width:468pt;height:1.2pt" o:hralign="center" o:hrstd="t" o:hr="t" fillcolor="#a0a0a0" stroked="f"/>
        </w:pict>
      </w:r>
    </w:p>
    <w:p w:rsidR="008445DF" w:rsidRPr="008445DF" w:rsidRDefault="008445DF" w:rsidP="008445DF">
      <w:pPr>
        <w:pStyle w:val="Heading1"/>
        <w:rPr>
          <w:spacing w:val="-2"/>
          <w:sz w:val="24"/>
          <w:szCs w:val="24"/>
          <w:lang w:val="en-IN"/>
        </w:rPr>
      </w:pPr>
      <w:r w:rsidRPr="008445DF">
        <w:rPr>
          <w:spacing w:val="-2"/>
          <w:sz w:val="24"/>
          <w:szCs w:val="24"/>
          <w:lang w:val="en-IN"/>
        </w:rPr>
        <w:t>8. Final Evaluation</w:t>
      </w:r>
    </w:p>
    <w:p w:rsidR="008445DF" w:rsidRPr="00E11008" w:rsidRDefault="008445DF" w:rsidP="008445DF">
      <w:pPr>
        <w:pStyle w:val="Heading1"/>
        <w:numPr>
          <w:ilvl w:val="0"/>
          <w:numId w:val="33"/>
        </w:numPr>
        <w:rPr>
          <w:b w:val="0"/>
          <w:bCs w:val="0"/>
          <w:spacing w:val="-2"/>
          <w:sz w:val="24"/>
          <w:szCs w:val="24"/>
          <w:lang w:val="en-IN"/>
        </w:rPr>
      </w:pPr>
      <w:r w:rsidRPr="00E11008">
        <w:rPr>
          <w:b w:val="0"/>
          <w:bCs w:val="0"/>
          <w:spacing w:val="-2"/>
          <w:sz w:val="24"/>
          <w:szCs w:val="24"/>
          <w:lang w:val="en-IN"/>
        </w:rPr>
        <w:t>The project successfully demonstrates that converting 2D floor plans into 3D models using AI is feasible.</w:t>
      </w:r>
    </w:p>
    <w:p w:rsidR="008445DF" w:rsidRPr="00E11008" w:rsidRDefault="008445DF" w:rsidP="008445DF">
      <w:pPr>
        <w:pStyle w:val="Heading1"/>
        <w:numPr>
          <w:ilvl w:val="0"/>
          <w:numId w:val="33"/>
        </w:numPr>
        <w:rPr>
          <w:b w:val="0"/>
          <w:bCs w:val="0"/>
          <w:spacing w:val="-2"/>
          <w:sz w:val="24"/>
          <w:szCs w:val="24"/>
          <w:lang w:val="en-IN"/>
        </w:rPr>
      </w:pPr>
      <w:r w:rsidRPr="00E11008">
        <w:rPr>
          <w:b w:val="0"/>
          <w:bCs w:val="0"/>
          <w:spacing w:val="-2"/>
          <w:sz w:val="24"/>
          <w:szCs w:val="24"/>
          <w:lang w:val="en-IN"/>
        </w:rPr>
        <w:t>Despite limitations in training, computational resources, and integration, the system delivers a working prototype with meaningful educational and professional value.</w:t>
      </w:r>
    </w:p>
    <w:p w:rsidR="008445DF" w:rsidRPr="00E11008" w:rsidRDefault="008445DF" w:rsidP="008445DF">
      <w:pPr>
        <w:pStyle w:val="Heading1"/>
        <w:numPr>
          <w:ilvl w:val="0"/>
          <w:numId w:val="33"/>
        </w:numPr>
        <w:rPr>
          <w:b w:val="0"/>
          <w:bCs w:val="0"/>
          <w:spacing w:val="-2"/>
          <w:sz w:val="24"/>
          <w:szCs w:val="24"/>
          <w:lang w:val="en-IN"/>
        </w:rPr>
      </w:pPr>
      <w:r w:rsidRPr="00E11008">
        <w:rPr>
          <w:b w:val="0"/>
          <w:bCs w:val="0"/>
          <w:spacing w:val="-2"/>
          <w:sz w:val="24"/>
          <w:szCs w:val="24"/>
          <w:lang w:val="en-IN"/>
        </w:rPr>
        <w:t>With improved datasets, advanced training resources, and refined reconstruction algorithms, the system has the potential to evolve into a powerful automation tool capable of transforming architectural workflows.</w:t>
      </w:r>
    </w:p>
    <w:p w:rsidR="008445DF" w:rsidRDefault="00000000" w:rsidP="00311F42">
      <w:pPr>
        <w:pStyle w:val="Heading1"/>
        <w:jc w:val="left"/>
        <w:rPr>
          <w:spacing w:val="-2"/>
          <w:sz w:val="24"/>
          <w:szCs w:val="24"/>
          <w:u w:val="thick"/>
          <w:lang w:val="en-IN"/>
        </w:rPr>
      </w:pPr>
      <w:r w:rsidRPr="00E11008">
        <w:rPr>
          <w:b w:val="0"/>
          <w:bCs w:val="0"/>
          <w:spacing w:val="-2"/>
          <w:sz w:val="24"/>
          <w:szCs w:val="24"/>
          <w:lang w:val="en-IN"/>
        </w:rPr>
        <w:lastRenderedPageBreak/>
        <w:pict w14:anchorId="21873BEE">
          <v:rect id="_x0000_i1053" style="width:468pt;height:1.2pt" o:hralign="center" o:hrstd="t" o:hr="t" fillcolor="#a0a0a0" stroked="f"/>
        </w:pict>
      </w:r>
      <w:r w:rsidR="00311F42">
        <w:rPr>
          <w:spacing w:val="-2"/>
          <w:sz w:val="24"/>
          <w:szCs w:val="24"/>
          <w:lang w:val="en-IN"/>
        </w:rPr>
        <w:t xml:space="preserve">                                                           </w:t>
      </w:r>
      <w:r w:rsidR="008445DF" w:rsidRPr="008445DF">
        <w:rPr>
          <w:spacing w:val="-2"/>
          <w:sz w:val="24"/>
          <w:szCs w:val="24"/>
          <w:u w:val="thick"/>
          <w:lang w:val="en-IN"/>
        </w:rPr>
        <w:t>FUTURE ENHANCEMENTS</w:t>
      </w:r>
    </w:p>
    <w:p w:rsidR="00311F42" w:rsidRPr="008445DF" w:rsidRDefault="00311F42" w:rsidP="00311F42">
      <w:pPr>
        <w:pStyle w:val="Heading1"/>
        <w:jc w:val="left"/>
        <w:rPr>
          <w:spacing w:val="-2"/>
          <w:sz w:val="24"/>
          <w:szCs w:val="24"/>
          <w:lang w:val="en-IN"/>
        </w:rPr>
      </w:pPr>
    </w:p>
    <w:p w:rsidR="008445DF" w:rsidRPr="00E11008" w:rsidRDefault="008445DF" w:rsidP="008445DF">
      <w:pPr>
        <w:pStyle w:val="Heading1"/>
        <w:rPr>
          <w:b w:val="0"/>
          <w:bCs w:val="0"/>
          <w:spacing w:val="-2"/>
          <w:sz w:val="24"/>
          <w:szCs w:val="24"/>
          <w:lang w:val="en-IN"/>
        </w:rPr>
      </w:pPr>
      <w:r w:rsidRPr="00E11008">
        <w:rPr>
          <w:b w:val="0"/>
          <w:bCs w:val="0"/>
          <w:spacing w:val="-2"/>
          <w:sz w:val="24"/>
          <w:szCs w:val="24"/>
          <w:lang w:val="en-IN"/>
        </w:rPr>
        <w:t>1. AI/ML Model Improvements</w:t>
      </w:r>
    </w:p>
    <w:p w:rsidR="008445DF" w:rsidRPr="00E11008" w:rsidRDefault="008445DF" w:rsidP="008445DF">
      <w:pPr>
        <w:pStyle w:val="Heading1"/>
        <w:numPr>
          <w:ilvl w:val="0"/>
          <w:numId w:val="34"/>
        </w:numPr>
        <w:rPr>
          <w:b w:val="0"/>
          <w:bCs w:val="0"/>
          <w:spacing w:val="-2"/>
          <w:sz w:val="24"/>
          <w:szCs w:val="24"/>
          <w:lang w:val="en-IN"/>
        </w:rPr>
      </w:pPr>
      <w:r w:rsidRPr="00E11008">
        <w:rPr>
          <w:b w:val="0"/>
          <w:bCs w:val="0"/>
          <w:spacing w:val="-2"/>
          <w:sz w:val="24"/>
          <w:szCs w:val="24"/>
          <w:lang w:val="en-IN"/>
        </w:rPr>
        <w:t>Complete full training of the YOLOv8 model using high-VRAM GPUs.</w:t>
      </w:r>
    </w:p>
    <w:p w:rsidR="008445DF" w:rsidRPr="00E11008" w:rsidRDefault="008445DF" w:rsidP="008445DF">
      <w:pPr>
        <w:pStyle w:val="Heading1"/>
        <w:numPr>
          <w:ilvl w:val="0"/>
          <w:numId w:val="34"/>
        </w:numPr>
        <w:rPr>
          <w:b w:val="0"/>
          <w:bCs w:val="0"/>
          <w:spacing w:val="-2"/>
          <w:sz w:val="24"/>
          <w:szCs w:val="24"/>
          <w:lang w:val="en-IN"/>
        </w:rPr>
      </w:pPr>
      <w:r w:rsidRPr="00E11008">
        <w:rPr>
          <w:b w:val="0"/>
          <w:bCs w:val="0"/>
          <w:spacing w:val="-2"/>
          <w:sz w:val="24"/>
          <w:szCs w:val="24"/>
          <w:lang w:val="en-IN"/>
        </w:rPr>
        <w:t>Add segmentation models (Mask R-CNN, YOLO-Seg) for better detection of walls and symbols.</w:t>
      </w:r>
    </w:p>
    <w:p w:rsidR="008445DF" w:rsidRPr="00E11008" w:rsidRDefault="008445DF" w:rsidP="008445DF">
      <w:pPr>
        <w:pStyle w:val="Heading1"/>
        <w:numPr>
          <w:ilvl w:val="0"/>
          <w:numId w:val="34"/>
        </w:numPr>
        <w:rPr>
          <w:b w:val="0"/>
          <w:bCs w:val="0"/>
          <w:spacing w:val="-2"/>
          <w:sz w:val="24"/>
          <w:szCs w:val="24"/>
          <w:lang w:val="en-IN"/>
        </w:rPr>
      </w:pPr>
      <w:r w:rsidRPr="00E11008">
        <w:rPr>
          <w:b w:val="0"/>
          <w:bCs w:val="0"/>
          <w:spacing w:val="-2"/>
          <w:sz w:val="24"/>
          <w:szCs w:val="24"/>
          <w:lang w:val="en-IN"/>
        </w:rPr>
        <w:t>Improve accuracy for doors, windows, room labels, and dimension lines.</w:t>
      </w:r>
    </w:p>
    <w:p w:rsidR="008445DF" w:rsidRPr="008445DF" w:rsidRDefault="00000000" w:rsidP="008445DF">
      <w:pPr>
        <w:pStyle w:val="Heading1"/>
        <w:jc w:val="left"/>
        <w:rPr>
          <w:spacing w:val="-2"/>
          <w:sz w:val="24"/>
          <w:szCs w:val="24"/>
          <w:lang w:val="en-IN"/>
        </w:rPr>
      </w:pPr>
      <w:r w:rsidRPr="00E11008">
        <w:rPr>
          <w:b w:val="0"/>
          <w:bCs w:val="0"/>
          <w:spacing w:val="-2"/>
          <w:sz w:val="24"/>
          <w:szCs w:val="24"/>
          <w:lang w:val="en-IN"/>
        </w:rPr>
        <w:pict w14:anchorId="5C12DBEC">
          <v:rect id="_x0000_i1054" style="width:468pt;height:1.2pt" o:hralign="center" o:hrstd="t" o:hr="t" fillcolor="#a0a0a0" stroked="f"/>
        </w:pict>
      </w:r>
    </w:p>
    <w:p w:rsidR="008445DF" w:rsidRPr="008445DF" w:rsidRDefault="001F0B35" w:rsidP="001F0B35">
      <w:pPr>
        <w:pStyle w:val="Heading1"/>
        <w:jc w:val="left"/>
        <w:rPr>
          <w:spacing w:val="-2"/>
          <w:sz w:val="24"/>
          <w:szCs w:val="24"/>
          <w:lang w:val="en-IN"/>
        </w:rPr>
      </w:pPr>
      <w:r>
        <w:rPr>
          <w:spacing w:val="-2"/>
          <w:sz w:val="24"/>
          <w:szCs w:val="24"/>
          <w:lang w:val="en-IN"/>
        </w:rPr>
        <w:t xml:space="preserve">                                                            </w:t>
      </w:r>
      <w:r w:rsidR="008445DF" w:rsidRPr="008445DF">
        <w:rPr>
          <w:spacing w:val="-2"/>
          <w:sz w:val="24"/>
          <w:szCs w:val="24"/>
          <w:lang w:val="en-IN"/>
        </w:rPr>
        <w:t>2. Dataset Enhancement</w:t>
      </w:r>
    </w:p>
    <w:p w:rsidR="008445DF" w:rsidRPr="00E11008" w:rsidRDefault="008445DF" w:rsidP="008445DF">
      <w:pPr>
        <w:pStyle w:val="Heading1"/>
        <w:numPr>
          <w:ilvl w:val="0"/>
          <w:numId w:val="35"/>
        </w:numPr>
        <w:rPr>
          <w:b w:val="0"/>
          <w:bCs w:val="0"/>
          <w:spacing w:val="-2"/>
          <w:sz w:val="24"/>
          <w:szCs w:val="24"/>
          <w:lang w:val="en-IN"/>
        </w:rPr>
      </w:pPr>
      <w:r w:rsidRPr="00E11008">
        <w:rPr>
          <w:b w:val="0"/>
          <w:bCs w:val="0"/>
          <w:spacing w:val="-2"/>
          <w:sz w:val="24"/>
          <w:szCs w:val="24"/>
          <w:lang w:val="en-IN"/>
        </w:rPr>
        <w:t>Create a larger, Indian-style architectural floor plan dataset.</w:t>
      </w:r>
    </w:p>
    <w:p w:rsidR="008445DF" w:rsidRPr="00E11008" w:rsidRDefault="008445DF" w:rsidP="008445DF">
      <w:pPr>
        <w:pStyle w:val="Heading1"/>
        <w:numPr>
          <w:ilvl w:val="0"/>
          <w:numId w:val="35"/>
        </w:numPr>
        <w:rPr>
          <w:b w:val="0"/>
          <w:bCs w:val="0"/>
          <w:spacing w:val="-2"/>
          <w:sz w:val="24"/>
          <w:szCs w:val="24"/>
          <w:lang w:val="en-IN"/>
        </w:rPr>
      </w:pPr>
      <w:r w:rsidRPr="00E11008">
        <w:rPr>
          <w:b w:val="0"/>
          <w:bCs w:val="0"/>
          <w:spacing w:val="-2"/>
          <w:sz w:val="24"/>
          <w:szCs w:val="24"/>
          <w:lang w:val="en-IN"/>
        </w:rPr>
        <w:t>Use semi-automatic annotation tools (CVAT/Label Studio).</w:t>
      </w:r>
    </w:p>
    <w:p w:rsidR="008445DF" w:rsidRPr="008445DF" w:rsidRDefault="008445DF" w:rsidP="008445DF">
      <w:pPr>
        <w:pStyle w:val="Heading1"/>
        <w:numPr>
          <w:ilvl w:val="0"/>
          <w:numId w:val="35"/>
        </w:numPr>
        <w:rPr>
          <w:spacing w:val="-2"/>
          <w:sz w:val="24"/>
          <w:szCs w:val="24"/>
          <w:lang w:val="en-IN"/>
        </w:rPr>
      </w:pPr>
      <w:r w:rsidRPr="00E11008">
        <w:rPr>
          <w:b w:val="0"/>
          <w:bCs w:val="0"/>
          <w:spacing w:val="-2"/>
          <w:sz w:val="24"/>
          <w:szCs w:val="24"/>
          <w:lang w:val="en-IN"/>
        </w:rPr>
        <w:t>Apply augmentation (noise, rotation, scaling) to improve model robustness</w:t>
      </w:r>
      <w:r w:rsidRPr="008445DF">
        <w:rPr>
          <w:spacing w:val="-2"/>
          <w:sz w:val="24"/>
          <w:szCs w:val="24"/>
          <w:lang w:val="en-IN"/>
        </w:rPr>
        <w:t>.</w:t>
      </w:r>
    </w:p>
    <w:p w:rsidR="008445DF" w:rsidRPr="008445DF" w:rsidRDefault="00000000" w:rsidP="008445DF">
      <w:pPr>
        <w:pStyle w:val="Heading1"/>
        <w:jc w:val="left"/>
        <w:rPr>
          <w:spacing w:val="-2"/>
          <w:sz w:val="24"/>
          <w:szCs w:val="24"/>
          <w:lang w:val="en-IN"/>
        </w:rPr>
      </w:pPr>
      <w:r>
        <w:rPr>
          <w:spacing w:val="-2"/>
          <w:sz w:val="24"/>
          <w:szCs w:val="24"/>
          <w:lang w:val="en-IN"/>
        </w:rPr>
        <w:pict w14:anchorId="5A8BCAFE">
          <v:rect id="_x0000_i1055" style="width:468pt;height:1.2pt" o:hralign="center" o:hrstd="t" o:hr="t" fillcolor="#a0a0a0" stroked="f"/>
        </w:pict>
      </w:r>
    </w:p>
    <w:p w:rsidR="008445DF" w:rsidRPr="008445DF" w:rsidRDefault="008445DF" w:rsidP="008445DF">
      <w:pPr>
        <w:pStyle w:val="Heading1"/>
        <w:rPr>
          <w:spacing w:val="-2"/>
          <w:sz w:val="24"/>
          <w:szCs w:val="24"/>
          <w:lang w:val="en-IN"/>
        </w:rPr>
      </w:pPr>
      <w:r w:rsidRPr="008445DF">
        <w:rPr>
          <w:spacing w:val="-2"/>
          <w:sz w:val="24"/>
          <w:szCs w:val="24"/>
          <w:lang w:val="en-IN"/>
        </w:rPr>
        <w:t>3. 3D Reconstruction Upgrades</w:t>
      </w:r>
    </w:p>
    <w:p w:rsidR="008445DF" w:rsidRPr="00E11008" w:rsidRDefault="008445DF" w:rsidP="008445DF">
      <w:pPr>
        <w:pStyle w:val="Heading1"/>
        <w:numPr>
          <w:ilvl w:val="0"/>
          <w:numId w:val="36"/>
        </w:numPr>
        <w:rPr>
          <w:b w:val="0"/>
          <w:bCs w:val="0"/>
          <w:spacing w:val="-2"/>
          <w:sz w:val="24"/>
          <w:szCs w:val="24"/>
          <w:lang w:val="en-IN"/>
        </w:rPr>
      </w:pPr>
      <w:r w:rsidRPr="00E11008">
        <w:rPr>
          <w:b w:val="0"/>
          <w:bCs w:val="0"/>
          <w:spacing w:val="-2"/>
          <w:sz w:val="24"/>
          <w:szCs w:val="24"/>
          <w:lang w:val="en-IN"/>
        </w:rPr>
        <w:t>Add advanced wall-snapping and auto-corner correction.</w:t>
      </w:r>
    </w:p>
    <w:p w:rsidR="008445DF" w:rsidRPr="00E11008" w:rsidRDefault="008445DF" w:rsidP="008445DF">
      <w:pPr>
        <w:pStyle w:val="Heading1"/>
        <w:numPr>
          <w:ilvl w:val="0"/>
          <w:numId w:val="36"/>
        </w:numPr>
        <w:rPr>
          <w:b w:val="0"/>
          <w:bCs w:val="0"/>
          <w:spacing w:val="-2"/>
          <w:sz w:val="24"/>
          <w:szCs w:val="24"/>
          <w:lang w:val="en-IN"/>
        </w:rPr>
      </w:pPr>
      <w:r w:rsidRPr="00E11008">
        <w:rPr>
          <w:b w:val="0"/>
          <w:bCs w:val="0"/>
          <w:spacing w:val="-2"/>
          <w:sz w:val="24"/>
          <w:szCs w:val="24"/>
          <w:lang w:val="en-IN"/>
        </w:rPr>
        <w:t>Support curved/irregular walls and multi-floor structures.</w:t>
      </w:r>
    </w:p>
    <w:p w:rsidR="008445DF" w:rsidRPr="00E11008" w:rsidRDefault="008445DF" w:rsidP="008445DF">
      <w:pPr>
        <w:pStyle w:val="Heading1"/>
        <w:numPr>
          <w:ilvl w:val="0"/>
          <w:numId w:val="36"/>
        </w:numPr>
        <w:rPr>
          <w:b w:val="0"/>
          <w:bCs w:val="0"/>
          <w:spacing w:val="-2"/>
          <w:sz w:val="24"/>
          <w:szCs w:val="24"/>
          <w:lang w:val="en-IN"/>
        </w:rPr>
      </w:pPr>
      <w:r w:rsidRPr="00E11008">
        <w:rPr>
          <w:b w:val="0"/>
          <w:bCs w:val="0"/>
          <w:spacing w:val="-2"/>
          <w:sz w:val="24"/>
          <w:szCs w:val="24"/>
          <w:lang w:val="en-IN"/>
        </w:rPr>
        <w:t>Improve mesh quality with CSG-based door/window cut-outs.</w:t>
      </w:r>
    </w:p>
    <w:p w:rsidR="008445DF" w:rsidRPr="008445DF" w:rsidRDefault="00000000" w:rsidP="008445DF">
      <w:pPr>
        <w:pStyle w:val="Heading1"/>
        <w:jc w:val="left"/>
        <w:rPr>
          <w:spacing w:val="-2"/>
          <w:sz w:val="24"/>
          <w:szCs w:val="24"/>
          <w:lang w:val="en-IN"/>
        </w:rPr>
      </w:pPr>
      <w:r>
        <w:rPr>
          <w:spacing w:val="-2"/>
          <w:sz w:val="24"/>
          <w:szCs w:val="24"/>
          <w:lang w:val="en-IN"/>
        </w:rPr>
        <w:pict w14:anchorId="3FF75F72">
          <v:rect id="_x0000_i1056" style="width:468pt;height:1.2pt" o:hralign="center" o:hrstd="t" o:hr="t" fillcolor="#a0a0a0" stroked="f"/>
        </w:pict>
      </w:r>
    </w:p>
    <w:p w:rsidR="008445DF" w:rsidRPr="008445DF" w:rsidRDefault="008445DF" w:rsidP="008445DF">
      <w:pPr>
        <w:pStyle w:val="Heading1"/>
        <w:rPr>
          <w:spacing w:val="-2"/>
          <w:sz w:val="24"/>
          <w:szCs w:val="24"/>
          <w:lang w:val="en-IN"/>
        </w:rPr>
      </w:pPr>
      <w:r w:rsidRPr="008445DF">
        <w:rPr>
          <w:spacing w:val="-2"/>
          <w:sz w:val="24"/>
          <w:szCs w:val="24"/>
          <w:lang w:val="en-IN"/>
        </w:rPr>
        <w:t>4. Integration of External APIs</w:t>
      </w:r>
    </w:p>
    <w:p w:rsidR="008445DF" w:rsidRPr="00E11008" w:rsidRDefault="008445DF" w:rsidP="008445DF">
      <w:pPr>
        <w:pStyle w:val="Heading1"/>
        <w:numPr>
          <w:ilvl w:val="0"/>
          <w:numId w:val="37"/>
        </w:numPr>
        <w:rPr>
          <w:b w:val="0"/>
          <w:bCs w:val="0"/>
          <w:spacing w:val="-2"/>
          <w:sz w:val="24"/>
          <w:szCs w:val="24"/>
          <w:lang w:val="en-IN"/>
        </w:rPr>
      </w:pPr>
      <w:r w:rsidRPr="00E11008">
        <w:rPr>
          <w:b w:val="0"/>
          <w:bCs w:val="0"/>
          <w:spacing w:val="-2"/>
          <w:sz w:val="24"/>
          <w:szCs w:val="24"/>
          <w:lang w:val="en-IN"/>
        </w:rPr>
        <w:t>Integrate Meshy AI (paid version) for rapid 3D mesh generation.</w:t>
      </w:r>
    </w:p>
    <w:p w:rsidR="008445DF" w:rsidRPr="00E11008" w:rsidRDefault="008445DF" w:rsidP="008445DF">
      <w:pPr>
        <w:pStyle w:val="Heading1"/>
        <w:numPr>
          <w:ilvl w:val="0"/>
          <w:numId w:val="37"/>
        </w:numPr>
        <w:rPr>
          <w:b w:val="0"/>
          <w:bCs w:val="0"/>
          <w:spacing w:val="-2"/>
          <w:sz w:val="24"/>
          <w:szCs w:val="24"/>
          <w:lang w:val="en-IN"/>
        </w:rPr>
      </w:pPr>
      <w:r w:rsidRPr="00E11008">
        <w:rPr>
          <w:b w:val="0"/>
          <w:bCs w:val="0"/>
          <w:spacing w:val="-2"/>
          <w:sz w:val="24"/>
          <w:szCs w:val="24"/>
          <w:lang w:val="en-IN"/>
        </w:rPr>
        <w:t>Use Autodesk Forge for DWG/DXF compatibility and CAD workflows.</w:t>
      </w:r>
    </w:p>
    <w:p w:rsidR="008445DF" w:rsidRPr="00E11008" w:rsidRDefault="008445DF" w:rsidP="008445DF">
      <w:pPr>
        <w:pStyle w:val="Heading1"/>
        <w:numPr>
          <w:ilvl w:val="0"/>
          <w:numId w:val="37"/>
        </w:numPr>
        <w:rPr>
          <w:b w:val="0"/>
          <w:bCs w:val="0"/>
          <w:spacing w:val="-2"/>
          <w:sz w:val="24"/>
          <w:szCs w:val="24"/>
          <w:lang w:val="en-IN"/>
        </w:rPr>
      </w:pPr>
      <w:r w:rsidRPr="00E11008">
        <w:rPr>
          <w:b w:val="0"/>
          <w:bCs w:val="0"/>
          <w:spacing w:val="-2"/>
          <w:sz w:val="24"/>
          <w:szCs w:val="24"/>
          <w:lang w:val="en-IN"/>
        </w:rPr>
        <w:t>Add cloud GPU services (AWS/Azure/GCP) for faster processing.</w:t>
      </w:r>
    </w:p>
    <w:p w:rsidR="008445DF" w:rsidRPr="008445DF" w:rsidRDefault="00000000" w:rsidP="008445DF">
      <w:pPr>
        <w:pStyle w:val="Heading1"/>
        <w:jc w:val="left"/>
        <w:rPr>
          <w:spacing w:val="-2"/>
          <w:sz w:val="24"/>
          <w:szCs w:val="24"/>
          <w:lang w:val="en-IN"/>
        </w:rPr>
      </w:pPr>
      <w:r w:rsidRPr="00E11008">
        <w:rPr>
          <w:b w:val="0"/>
          <w:bCs w:val="0"/>
          <w:spacing w:val="-2"/>
          <w:sz w:val="24"/>
          <w:szCs w:val="24"/>
          <w:lang w:val="en-IN"/>
        </w:rPr>
        <w:pict w14:anchorId="101564D8">
          <v:rect id="_x0000_i1057" style="width:468pt;height:1.2pt" o:hralign="center" o:hrstd="t" o:hr="t" fillcolor="#a0a0a0" stroked="f"/>
        </w:pict>
      </w:r>
    </w:p>
    <w:p w:rsidR="008445DF" w:rsidRPr="008445DF" w:rsidRDefault="008445DF" w:rsidP="008445DF">
      <w:pPr>
        <w:pStyle w:val="Heading1"/>
        <w:rPr>
          <w:spacing w:val="-2"/>
          <w:sz w:val="24"/>
          <w:szCs w:val="24"/>
          <w:lang w:val="en-IN"/>
        </w:rPr>
      </w:pPr>
      <w:r w:rsidRPr="008445DF">
        <w:rPr>
          <w:spacing w:val="-2"/>
          <w:sz w:val="24"/>
          <w:szCs w:val="24"/>
          <w:lang w:val="en-IN"/>
        </w:rPr>
        <w:t>5. User Interface &amp; Experience</w:t>
      </w:r>
    </w:p>
    <w:p w:rsidR="008445DF" w:rsidRPr="00E11008" w:rsidRDefault="008445DF" w:rsidP="008445DF">
      <w:pPr>
        <w:pStyle w:val="Heading1"/>
        <w:numPr>
          <w:ilvl w:val="0"/>
          <w:numId w:val="38"/>
        </w:numPr>
        <w:rPr>
          <w:b w:val="0"/>
          <w:bCs w:val="0"/>
          <w:spacing w:val="-2"/>
          <w:sz w:val="24"/>
          <w:szCs w:val="24"/>
          <w:lang w:val="en-IN"/>
        </w:rPr>
      </w:pPr>
      <w:r w:rsidRPr="00E11008">
        <w:rPr>
          <w:b w:val="0"/>
          <w:bCs w:val="0"/>
          <w:spacing w:val="-2"/>
          <w:sz w:val="24"/>
          <w:szCs w:val="24"/>
          <w:lang w:val="en-IN"/>
        </w:rPr>
        <w:t>Add measurement tools, layer toggles, and better camera controls.</w:t>
      </w:r>
    </w:p>
    <w:p w:rsidR="008445DF" w:rsidRPr="00E11008" w:rsidRDefault="008445DF" w:rsidP="008445DF">
      <w:pPr>
        <w:pStyle w:val="Heading1"/>
        <w:numPr>
          <w:ilvl w:val="0"/>
          <w:numId w:val="38"/>
        </w:numPr>
        <w:rPr>
          <w:b w:val="0"/>
          <w:bCs w:val="0"/>
          <w:spacing w:val="-2"/>
          <w:sz w:val="24"/>
          <w:szCs w:val="24"/>
          <w:lang w:val="en-IN"/>
        </w:rPr>
      </w:pPr>
      <w:r w:rsidRPr="00E11008">
        <w:rPr>
          <w:b w:val="0"/>
          <w:bCs w:val="0"/>
          <w:spacing w:val="-2"/>
          <w:sz w:val="24"/>
          <w:szCs w:val="24"/>
          <w:lang w:val="en-IN"/>
        </w:rPr>
        <w:t>Enhance lighting, shadows, and material rendering in the 3D viewer.</w:t>
      </w:r>
    </w:p>
    <w:p w:rsidR="008445DF" w:rsidRPr="00E11008" w:rsidRDefault="008445DF" w:rsidP="008445DF">
      <w:pPr>
        <w:pStyle w:val="Heading1"/>
        <w:numPr>
          <w:ilvl w:val="0"/>
          <w:numId w:val="38"/>
        </w:numPr>
        <w:rPr>
          <w:b w:val="0"/>
          <w:bCs w:val="0"/>
          <w:spacing w:val="-2"/>
          <w:sz w:val="24"/>
          <w:szCs w:val="24"/>
          <w:lang w:val="en-IN"/>
        </w:rPr>
      </w:pPr>
      <w:r w:rsidRPr="00E11008">
        <w:rPr>
          <w:b w:val="0"/>
          <w:bCs w:val="0"/>
          <w:spacing w:val="-2"/>
          <w:sz w:val="24"/>
          <w:szCs w:val="24"/>
          <w:lang w:val="en-IN"/>
        </w:rPr>
        <w:t>Make the platform fully mobile-responsive for on-site usage.</w:t>
      </w:r>
    </w:p>
    <w:p w:rsidR="008445DF" w:rsidRPr="008445DF" w:rsidRDefault="00000000" w:rsidP="008445DF">
      <w:pPr>
        <w:pStyle w:val="Heading1"/>
        <w:jc w:val="left"/>
        <w:rPr>
          <w:spacing w:val="-2"/>
          <w:sz w:val="24"/>
          <w:szCs w:val="24"/>
          <w:lang w:val="en-IN"/>
        </w:rPr>
      </w:pPr>
      <w:r w:rsidRPr="00E11008">
        <w:rPr>
          <w:b w:val="0"/>
          <w:bCs w:val="0"/>
          <w:spacing w:val="-2"/>
          <w:sz w:val="24"/>
          <w:szCs w:val="24"/>
          <w:lang w:val="en-IN"/>
        </w:rPr>
        <w:pict w14:anchorId="1FCA7070">
          <v:rect id="_x0000_i1058" style="width:468pt;height:1.2pt" o:hralign="center" o:hrstd="t" o:hr="t" fillcolor="#a0a0a0" stroked="f"/>
        </w:pict>
      </w:r>
    </w:p>
    <w:p w:rsidR="008445DF" w:rsidRPr="008445DF" w:rsidRDefault="008445DF" w:rsidP="008445DF">
      <w:pPr>
        <w:pStyle w:val="Heading1"/>
        <w:rPr>
          <w:spacing w:val="-2"/>
          <w:sz w:val="24"/>
          <w:szCs w:val="24"/>
          <w:lang w:val="en-IN"/>
        </w:rPr>
      </w:pPr>
      <w:r w:rsidRPr="008445DF">
        <w:rPr>
          <w:spacing w:val="-2"/>
          <w:sz w:val="24"/>
          <w:szCs w:val="24"/>
          <w:lang w:val="en-IN"/>
        </w:rPr>
        <w:t>6. Cloud Deployment &amp; SaaS Expansion</w:t>
      </w:r>
    </w:p>
    <w:p w:rsidR="008445DF" w:rsidRPr="00E11008" w:rsidRDefault="008445DF" w:rsidP="008445DF">
      <w:pPr>
        <w:pStyle w:val="Heading1"/>
        <w:numPr>
          <w:ilvl w:val="0"/>
          <w:numId w:val="39"/>
        </w:numPr>
        <w:rPr>
          <w:b w:val="0"/>
          <w:bCs w:val="0"/>
          <w:spacing w:val="-2"/>
          <w:sz w:val="24"/>
          <w:szCs w:val="24"/>
          <w:lang w:val="en-IN"/>
        </w:rPr>
      </w:pPr>
      <w:r w:rsidRPr="00E11008">
        <w:rPr>
          <w:b w:val="0"/>
          <w:bCs w:val="0"/>
          <w:spacing w:val="-2"/>
          <w:sz w:val="24"/>
          <w:szCs w:val="24"/>
          <w:lang w:val="en-IN"/>
        </w:rPr>
        <w:t>Deploy as a scalable cloud-based service (Docker/Kubernetes).</w:t>
      </w:r>
    </w:p>
    <w:p w:rsidR="008445DF" w:rsidRPr="00E11008" w:rsidRDefault="008445DF" w:rsidP="008445DF">
      <w:pPr>
        <w:pStyle w:val="Heading1"/>
        <w:numPr>
          <w:ilvl w:val="0"/>
          <w:numId w:val="39"/>
        </w:numPr>
        <w:rPr>
          <w:b w:val="0"/>
          <w:bCs w:val="0"/>
          <w:spacing w:val="-2"/>
          <w:sz w:val="24"/>
          <w:szCs w:val="24"/>
          <w:lang w:val="en-IN"/>
        </w:rPr>
      </w:pPr>
      <w:r w:rsidRPr="00E11008">
        <w:rPr>
          <w:b w:val="0"/>
          <w:bCs w:val="0"/>
          <w:spacing w:val="-2"/>
          <w:sz w:val="24"/>
          <w:szCs w:val="24"/>
          <w:lang w:val="en-IN"/>
        </w:rPr>
        <w:t>Offer subscription plans for students, professionals, and industries.</w:t>
      </w:r>
    </w:p>
    <w:p w:rsidR="008445DF" w:rsidRPr="00E11008" w:rsidRDefault="008445DF" w:rsidP="008445DF">
      <w:pPr>
        <w:pStyle w:val="Heading1"/>
        <w:numPr>
          <w:ilvl w:val="0"/>
          <w:numId w:val="39"/>
        </w:numPr>
        <w:rPr>
          <w:b w:val="0"/>
          <w:bCs w:val="0"/>
          <w:spacing w:val="-2"/>
          <w:sz w:val="24"/>
          <w:szCs w:val="24"/>
          <w:lang w:val="en-IN"/>
        </w:rPr>
      </w:pPr>
      <w:r w:rsidRPr="00E11008">
        <w:rPr>
          <w:b w:val="0"/>
          <w:bCs w:val="0"/>
          <w:spacing w:val="-2"/>
          <w:sz w:val="24"/>
          <w:szCs w:val="24"/>
          <w:lang w:val="en-IN"/>
        </w:rPr>
        <w:t>Enable multi-user collaboration and cloud project storage.</w:t>
      </w:r>
    </w:p>
    <w:p w:rsidR="008445DF" w:rsidRPr="008445DF" w:rsidRDefault="00000000" w:rsidP="008445DF">
      <w:pPr>
        <w:pStyle w:val="Heading1"/>
        <w:jc w:val="left"/>
        <w:rPr>
          <w:spacing w:val="-2"/>
          <w:sz w:val="24"/>
          <w:szCs w:val="24"/>
          <w:lang w:val="en-IN"/>
        </w:rPr>
      </w:pPr>
      <w:r>
        <w:rPr>
          <w:spacing w:val="-2"/>
          <w:sz w:val="24"/>
          <w:szCs w:val="24"/>
          <w:lang w:val="en-IN"/>
        </w:rPr>
        <w:pict w14:anchorId="3448347B">
          <v:rect id="_x0000_i1059" style="width:468pt;height:1.2pt" o:hralign="center" o:hrstd="t" o:hr="t" fillcolor="#a0a0a0" stroked="f"/>
        </w:pict>
      </w:r>
    </w:p>
    <w:p w:rsidR="008445DF" w:rsidRPr="008445DF" w:rsidRDefault="008445DF" w:rsidP="008445DF">
      <w:pPr>
        <w:pStyle w:val="Heading1"/>
        <w:rPr>
          <w:spacing w:val="-2"/>
          <w:sz w:val="24"/>
          <w:szCs w:val="24"/>
          <w:lang w:val="en-IN"/>
        </w:rPr>
      </w:pPr>
      <w:r w:rsidRPr="008445DF">
        <w:rPr>
          <w:spacing w:val="-2"/>
          <w:sz w:val="24"/>
          <w:szCs w:val="24"/>
          <w:lang w:val="en-IN"/>
        </w:rPr>
        <w:t>7. Industry-Level Features</w:t>
      </w:r>
    </w:p>
    <w:p w:rsidR="008445DF" w:rsidRPr="00E11008" w:rsidRDefault="008445DF" w:rsidP="008445DF">
      <w:pPr>
        <w:pStyle w:val="Heading1"/>
        <w:numPr>
          <w:ilvl w:val="0"/>
          <w:numId w:val="40"/>
        </w:numPr>
        <w:rPr>
          <w:b w:val="0"/>
          <w:bCs w:val="0"/>
          <w:spacing w:val="-2"/>
          <w:sz w:val="24"/>
          <w:szCs w:val="24"/>
          <w:lang w:val="en-IN"/>
        </w:rPr>
      </w:pPr>
      <w:r w:rsidRPr="00E11008">
        <w:rPr>
          <w:b w:val="0"/>
          <w:bCs w:val="0"/>
          <w:spacing w:val="-2"/>
          <w:sz w:val="24"/>
          <w:szCs w:val="24"/>
          <w:lang w:val="en-IN"/>
        </w:rPr>
        <w:t>Add compliance checks based on building/architectural standards.</w:t>
      </w:r>
    </w:p>
    <w:p w:rsidR="008445DF" w:rsidRPr="00E11008" w:rsidRDefault="008445DF" w:rsidP="008445DF">
      <w:pPr>
        <w:pStyle w:val="Heading1"/>
        <w:numPr>
          <w:ilvl w:val="0"/>
          <w:numId w:val="40"/>
        </w:numPr>
        <w:rPr>
          <w:b w:val="0"/>
          <w:bCs w:val="0"/>
          <w:spacing w:val="-2"/>
          <w:sz w:val="24"/>
          <w:szCs w:val="24"/>
          <w:lang w:val="en-IN"/>
        </w:rPr>
      </w:pPr>
      <w:r w:rsidRPr="00E11008">
        <w:rPr>
          <w:b w:val="0"/>
          <w:bCs w:val="0"/>
          <w:spacing w:val="-2"/>
          <w:sz w:val="24"/>
          <w:szCs w:val="24"/>
          <w:lang w:val="en-IN"/>
        </w:rPr>
        <w:t xml:space="preserve">Provide material estimation, cost calculation, and </w:t>
      </w:r>
      <w:proofErr w:type="spellStart"/>
      <w:r w:rsidRPr="00E11008">
        <w:rPr>
          <w:b w:val="0"/>
          <w:bCs w:val="0"/>
          <w:spacing w:val="-2"/>
          <w:sz w:val="24"/>
          <w:szCs w:val="24"/>
          <w:lang w:val="en-IN"/>
        </w:rPr>
        <w:t>BoQ</w:t>
      </w:r>
      <w:proofErr w:type="spellEnd"/>
      <w:r w:rsidRPr="00E11008">
        <w:rPr>
          <w:b w:val="0"/>
          <w:bCs w:val="0"/>
          <w:spacing w:val="-2"/>
          <w:sz w:val="24"/>
          <w:szCs w:val="24"/>
          <w:lang w:val="en-IN"/>
        </w:rPr>
        <w:t xml:space="preserve"> generation.</w:t>
      </w:r>
    </w:p>
    <w:p w:rsidR="00311F42" w:rsidRPr="00E11008" w:rsidRDefault="008445DF" w:rsidP="00311F42">
      <w:pPr>
        <w:pStyle w:val="Heading1"/>
        <w:numPr>
          <w:ilvl w:val="0"/>
          <w:numId w:val="40"/>
        </w:numPr>
        <w:rPr>
          <w:b w:val="0"/>
          <w:bCs w:val="0"/>
          <w:spacing w:val="-2"/>
          <w:sz w:val="24"/>
          <w:szCs w:val="24"/>
          <w:lang w:val="en-IN"/>
        </w:rPr>
      </w:pPr>
      <w:r w:rsidRPr="00E11008">
        <w:rPr>
          <w:b w:val="0"/>
          <w:bCs w:val="0"/>
          <w:spacing w:val="-2"/>
          <w:sz w:val="24"/>
          <w:szCs w:val="24"/>
          <w:lang w:val="en-IN"/>
        </w:rPr>
        <w:t>Enable BIM support and export to IFC/Revit-compatible form</w:t>
      </w:r>
    </w:p>
    <w:p w:rsidR="00311F42" w:rsidRPr="00E11008" w:rsidRDefault="00311F42" w:rsidP="00E11008">
      <w:pPr>
        <w:pStyle w:val="Heading1"/>
        <w:ind w:left="360"/>
        <w:jc w:val="left"/>
        <w:rPr>
          <w:b w:val="0"/>
          <w:bCs w:val="0"/>
          <w:spacing w:val="-2"/>
          <w:sz w:val="24"/>
          <w:szCs w:val="24"/>
          <w:lang w:val="en-IN"/>
        </w:rPr>
      </w:pPr>
    </w:p>
    <w:p w:rsidR="00311F42" w:rsidRPr="00E11008" w:rsidRDefault="00311F42" w:rsidP="00E11008">
      <w:pPr>
        <w:pStyle w:val="Heading1"/>
        <w:ind w:left="720"/>
        <w:jc w:val="left"/>
        <w:rPr>
          <w:b w:val="0"/>
          <w:bCs w:val="0"/>
          <w:spacing w:val="-2"/>
          <w:sz w:val="24"/>
          <w:szCs w:val="24"/>
          <w:lang w:val="en-IN"/>
        </w:rPr>
      </w:pPr>
    </w:p>
    <w:p w:rsidR="00311F42" w:rsidRDefault="00311F42" w:rsidP="00E11008">
      <w:pPr>
        <w:pStyle w:val="Heading1"/>
        <w:ind w:left="720"/>
        <w:jc w:val="left"/>
        <w:rPr>
          <w:spacing w:val="-2"/>
          <w:sz w:val="24"/>
          <w:szCs w:val="24"/>
          <w:lang w:val="en-IN"/>
        </w:rPr>
      </w:pPr>
    </w:p>
    <w:p w:rsidR="00311F42" w:rsidRDefault="008445DF" w:rsidP="00311F42">
      <w:pPr>
        <w:pStyle w:val="Heading1"/>
        <w:numPr>
          <w:ilvl w:val="0"/>
          <w:numId w:val="40"/>
        </w:numPr>
        <w:rPr>
          <w:spacing w:val="-2"/>
          <w:sz w:val="24"/>
          <w:szCs w:val="24"/>
          <w:lang w:val="en-IN"/>
        </w:rPr>
      </w:pPr>
      <w:r w:rsidRPr="008445DF">
        <w:rPr>
          <w:spacing w:val="-2"/>
          <w:sz w:val="24"/>
          <w:szCs w:val="24"/>
          <w:u w:val="thick"/>
          <w:lang w:val="en-IN"/>
        </w:rPr>
        <w:t>CONCLUSION AND IMPACTS</w:t>
      </w:r>
    </w:p>
    <w:p w:rsidR="00311F42" w:rsidRPr="008445DF" w:rsidRDefault="00311F42" w:rsidP="00311F42">
      <w:pPr>
        <w:pStyle w:val="Heading1"/>
        <w:ind w:left="720"/>
        <w:jc w:val="left"/>
        <w:rPr>
          <w:spacing w:val="-2"/>
          <w:sz w:val="24"/>
          <w:szCs w:val="24"/>
          <w:lang w:val="en-IN"/>
        </w:rPr>
      </w:pPr>
    </w:p>
    <w:p w:rsidR="008445DF" w:rsidRPr="00E11008" w:rsidRDefault="008445DF" w:rsidP="008445DF">
      <w:pPr>
        <w:pStyle w:val="Heading1"/>
        <w:rPr>
          <w:b w:val="0"/>
          <w:bCs w:val="0"/>
          <w:spacing w:val="-2"/>
          <w:sz w:val="24"/>
          <w:szCs w:val="24"/>
          <w:lang w:val="en-IN"/>
        </w:rPr>
      </w:pPr>
      <w:r w:rsidRPr="00E11008">
        <w:rPr>
          <w:b w:val="0"/>
          <w:bCs w:val="0"/>
          <w:spacing w:val="-2"/>
          <w:sz w:val="24"/>
          <w:szCs w:val="24"/>
          <w:lang w:val="en-IN"/>
        </w:rPr>
        <w:t xml:space="preserve">The project “2D Building Plan to 3D Interior Design Converter” provides an effective technological solution to one of the most common challenges faced by architecture, civil engineering, and interior design learners — the difficulty of visualizing a 3D structure from a 2D blueprint. Traditional 3D </w:t>
      </w:r>
      <w:proofErr w:type="spellStart"/>
      <w:r w:rsidRPr="00E11008">
        <w:rPr>
          <w:b w:val="0"/>
          <w:bCs w:val="0"/>
          <w:spacing w:val="-2"/>
          <w:sz w:val="24"/>
          <w:szCs w:val="24"/>
          <w:lang w:val="en-IN"/>
        </w:rPr>
        <w:t>modeling</w:t>
      </w:r>
      <w:proofErr w:type="spellEnd"/>
      <w:r w:rsidRPr="00E11008">
        <w:rPr>
          <w:b w:val="0"/>
          <w:bCs w:val="0"/>
          <w:spacing w:val="-2"/>
          <w:sz w:val="24"/>
          <w:szCs w:val="24"/>
          <w:lang w:val="en-IN"/>
        </w:rPr>
        <w:t xml:space="preserve"> tools are complex, time-consuming, and require expert knowledge. This system solves that problem by introducing an automated, AI-driven approach that converts 2D floor plans into fully interactive 3D models within seconds.</w:t>
      </w:r>
    </w:p>
    <w:p w:rsidR="008445DF" w:rsidRPr="00E11008" w:rsidRDefault="008445DF" w:rsidP="008445DF">
      <w:pPr>
        <w:pStyle w:val="Heading1"/>
        <w:rPr>
          <w:b w:val="0"/>
          <w:bCs w:val="0"/>
          <w:spacing w:val="-2"/>
          <w:sz w:val="24"/>
          <w:szCs w:val="24"/>
          <w:lang w:val="en-IN"/>
        </w:rPr>
      </w:pPr>
      <w:r w:rsidRPr="00E11008">
        <w:rPr>
          <w:b w:val="0"/>
          <w:bCs w:val="0"/>
          <w:spacing w:val="-2"/>
          <w:sz w:val="24"/>
          <w:szCs w:val="24"/>
          <w:lang w:val="en-IN"/>
        </w:rPr>
        <w:t>Using a combination of AI/ML, computer vision, geometry reconstruction, and 3D rendering, the system extracts crucial architectural elements such as walls, windows, doors, and rooms, then converts these components into a structured 3D mesh. Even though the complete workflow is not fully production-ready due to limitations in model training, GPU availability, and certain API constraints, the project successfully demonstrates the core functioning, feasibility, and real-world value of such a system.</w:t>
      </w:r>
    </w:p>
    <w:p w:rsidR="008445DF" w:rsidRPr="00E11008" w:rsidRDefault="008445DF" w:rsidP="008445DF">
      <w:pPr>
        <w:pStyle w:val="Heading1"/>
        <w:rPr>
          <w:b w:val="0"/>
          <w:bCs w:val="0"/>
          <w:spacing w:val="-2"/>
          <w:sz w:val="24"/>
          <w:szCs w:val="24"/>
          <w:lang w:val="en-IN"/>
        </w:rPr>
      </w:pPr>
      <w:r w:rsidRPr="00E11008">
        <w:rPr>
          <w:b w:val="0"/>
          <w:bCs w:val="0"/>
          <w:spacing w:val="-2"/>
          <w:sz w:val="24"/>
          <w:szCs w:val="24"/>
          <w:lang w:val="en-IN"/>
        </w:rPr>
        <w:t>From the perspective of impact, the project holds significant value across multiple domains. In education, it assists students in understanding complex structures more clearly and reduces the dependency on manually created 3D models. In the professional architecture and construction industry, it can drastically improve conceptualization speed, client communication, and project iteration cycles. As AI-powered design automation continues to grow globally, the system shows strong market potential, especially as a SaaS platform for students, architects, real-estate developers, and design studios.</w:t>
      </w:r>
    </w:p>
    <w:p w:rsidR="008445DF" w:rsidRPr="00E11008" w:rsidRDefault="008445DF" w:rsidP="008445DF">
      <w:pPr>
        <w:pStyle w:val="Heading1"/>
        <w:rPr>
          <w:b w:val="0"/>
          <w:bCs w:val="0"/>
          <w:spacing w:val="-2"/>
          <w:sz w:val="24"/>
          <w:szCs w:val="24"/>
          <w:lang w:val="en-IN"/>
        </w:rPr>
      </w:pPr>
      <w:r w:rsidRPr="00E11008">
        <w:rPr>
          <w:b w:val="0"/>
          <w:bCs w:val="0"/>
          <w:spacing w:val="-2"/>
          <w:sz w:val="24"/>
          <w:szCs w:val="24"/>
          <w:lang w:val="en-IN"/>
        </w:rPr>
        <w:t>Overall, this project marks an important step toward democratizing 3D design and making architectural visualization more accessible, efficient, and accurate. Despite certain technical limitations, the work establishes a solid foundation for future enhancements such as improved AI model accuracy, better dataset integration, and seamless end-to-end automation. With further refinement, the system can evolve into a powerful tool that transforms the way 2D building plans are interpreted, presented, and utilized in real-world projects.</w:t>
      </w:r>
    </w:p>
    <w:p w:rsidR="008445DF" w:rsidRPr="008445DF" w:rsidRDefault="008445DF" w:rsidP="008445DF">
      <w:pPr>
        <w:pStyle w:val="Heading1"/>
        <w:rPr>
          <w:spacing w:val="-2"/>
          <w:sz w:val="24"/>
          <w:szCs w:val="24"/>
          <w:lang w:val="en-IN"/>
        </w:rPr>
      </w:pPr>
    </w:p>
    <w:p w:rsidR="00504041" w:rsidRDefault="008445DF" w:rsidP="00311F42">
      <w:pPr>
        <w:pStyle w:val="Heading1"/>
        <w:rPr>
          <w:sz w:val="24"/>
          <w:szCs w:val="24"/>
        </w:rPr>
      </w:pPr>
      <w:r w:rsidRPr="008445DF">
        <w:rPr>
          <w:spacing w:val="-2"/>
          <w:sz w:val="24"/>
          <w:szCs w:val="24"/>
          <w:lang w:val="en-IN"/>
        </w:rPr>
        <w:t xml:space="preserve">                                         </w:t>
      </w:r>
    </w:p>
    <w:p w:rsidR="00504041" w:rsidRPr="00080A2A" w:rsidRDefault="00504041">
      <w:pPr>
        <w:pStyle w:val="TableParagraph"/>
        <w:jc w:val="center"/>
        <w:rPr>
          <w:sz w:val="24"/>
          <w:szCs w:val="24"/>
        </w:rPr>
        <w:sectPr w:rsidR="00504041" w:rsidRPr="00080A2A">
          <w:pgSz w:w="11910" w:h="16840"/>
          <w:pgMar w:top="1880" w:right="850" w:bottom="280" w:left="708" w:header="1454" w:footer="0" w:gutter="0"/>
          <w:cols w:space="720"/>
        </w:sectPr>
      </w:pPr>
    </w:p>
    <w:p w:rsidR="00311F42" w:rsidRPr="00311F42" w:rsidRDefault="00311F42" w:rsidP="00311F42">
      <w:pPr>
        <w:pStyle w:val="Heading1"/>
        <w:ind w:right="9"/>
        <w:rPr>
          <w:sz w:val="24"/>
          <w:szCs w:val="24"/>
          <w:u w:val="thick"/>
          <w:lang w:val="en-IN"/>
        </w:rPr>
      </w:pPr>
      <w:r w:rsidRPr="00311F42">
        <w:rPr>
          <w:sz w:val="24"/>
          <w:szCs w:val="24"/>
          <w:u w:val="thick"/>
          <w:lang w:val="en-IN"/>
        </w:rPr>
        <w:lastRenderedPageBreak/>
        <w:t>REFERENCES</w:t>
      </w:r>
    </w:p>
    <w:p w:rsidR="00311F42" w:rsidRPr="00311F42" w:rsidRDefault="00311F42" w:rsidP="00311F42">
      <w:pPr>
        <w:pStyle w:val="Heading1"/>
        <w:ind w:right="9"/>
        <w:rPr>
          <w:sz w:val="24"/>
          <w:szCs w:val="24"/>
          <w:lang w:val="en-IN"/>
        </w:rPr>
      </w:pPr>
    </w:p>
    <w:p w:rsidR="00311F42" w:rsidRPr="00311F42" w:rsidRDefault="00311F42" w:rsidP="00311F42">
      <w:pPr>
        <w:pStyle w:val="Heading1"/>
        <w:ind w:right="9"/>
        <w:rPr>
          <w:sz w:val="24"/>
          <w:szCs w:val="24"/>
          <w:lang w:val="en-IN"/>
        </w:rPr>
      </w:pPr>
      <w:r w:rsidRPr="00311F42">
        <w:rPr>
          <w:sz w:val="24"/>
          <w:szCs w:val="24"/>
          <w:lang w:val="en-IN"/>
        </w:rPr>
        <w:t>1. Research Papers</w:t>
      </w:r>
    </w:p>
    <w:p w:rsidR="00311F42" w:rsidRPr="00E11008" w:rsidRDefault="00311F42" w:rsidP="00311F42">
      <w:pPr>
        <w:pStyle w:val="Heading1"/>
        <w:numPr>
          <w:ilvl w:val="0"/>
          <w:numId w:val="41"/>
        </w:numPr>
        <w:ind w:right="9"/>
        <w:rPr>
          <w:b w:val="0"/>
          <w:bCs w:val="0"/>
          <w:sz w:val="24"/>
          <w:szCs w:val="24"/>
          <w:lang w:val="en-IN"/>
        </w:rPr>
      </w:pPr>
      <w:r w:rsidRPr="00E11008">
        <w:rPr>
          <w:b w:val="0"/>
          <w:bCs w:val="0"/>
          <w:sz w:val="24"/>
          <w:szCs w:val="24"/>
          <w:lang w:val="en-IN"/>
        </w:rPr>
        <w:t>YOLOv3: Object Detection</w:t>
      </w:r>
      <w:r w:rsidRPr="00E11008">
        <w:rPr>
          <w:b w:val="0"/>
          <w:bCs w:val="0"/>
          <w:sz w:val="24"/>
          <w:szCs w:val="24"/>
          <w:lang w:val="en-IN"/>
        </w:rPr>
        <w:br/>
        <w:t xml:space="preserve">Redmon, J., &amp; Farhadi, A. (2018). </w:t>
      </w:r>
      <w:r w:rsidRPr="00E11008">
        <w:rPr>
          <w:b w:val="0"/>
          <w:bCs w:val="0"/>
          <w:i/>
          <w:iCs/>
          <w:sz w:val="24"/>
          <w:szCs w:val="24"/>
          <w:lang w:val="en-IN"/>
        </w:rPr>
        <w:t>YOLOv3: An Incremental Improvement.</w:t>
      </w:r>
      <w:r w:rsidRPr="00E11008">
        <w:rPr>
          <w:b w:val="0"/>
          <w:bCs w:val="0"/>
          <w:sz w:val="24"/>
          <w:szCs w:val="24"/>
          <w:lang w:val="en-IN"/>
        </w:rPr>
        <w:br/>
        <w:t>https://arxiv.org/abs/1804.02767</w:t>
      </w:r>
    </w:p>
    <w:p w:rsidR="00311F42" w:rsidRPr="00E11008" w:rsidRDefault="00311F42" w:rsidP="00311F42">
      <w:pPr>
        <w:pStyle w:val="Heading1"/>
        <w:numPr>
          <w:ilvl w:val="0"/>
          <w:numId w:val="41"/>
        </w:numPr>
        <w:ind w:right="9"/>
        <w:rPr>
          <w:b w:val="0"/>
          <w:bCs w:val="0"/>
          <w:sz w:val="24"/>
          <w:szCs w:val="24"/>
          <w:lang w:val="en-IN"/>
        </w:rPr>
      </w:pPr>
      <w:r w:rsidRPr="00E11008">
        <w:rPr>
          <w:b w:val="0"/>
          <w:bCs w:val="0"/>
          <w:sz w:val="24"/>
          <w:szCs w:val="24"/>
          <w:lang w:val="en-IN"/>
        </w:rPr>
        <w:t>U-Net Segmentation Architecture</w:t>
      </w:r>
      <w:r w:rsidRPr="00E11008">
        <w:rPr>
          <w:b w:val="0"/>
          <w:bCs w:val="0"/>
          <w:sz w:val="24"/>
          <w:szCs w:val="24"/>
          <w:lang w:val="en-IN"/>
        </w:rPr>
        <w:br/>
      </w:r>
      <w:proofErr w:type="spellStart"/>
      <w:r w:rsidRPr="00E11008">
        <w:rPr>
          <w:b w:val="0"/>
          <w:bCs w:val="0"/>
          <w:sz w:val="24"/>
          <w:szCs w:val="24"/>
          <w:lang w:val="en-IN"/>
        </w:rPr>
        <w:t>Ronneberger</w:t>
      </w:r>
      <w:proofErr w:type="spellEnd"/>
      <w:r w:rsidRPr="00E11008">
        <w:rPr>
          <w:b w:val="0"/>
          <w:bCs w:val="0"/>
          <w:sz w:val="24"/>
          <w:szCs w:val="24"/>
          <w:lang w:val="en-IN"/>
        </w:rPr>
        <w:t xml:space="preserve">, O., Fischer, P., &amp; Brox, T. (2015). </w:t>
      </w:r>
      <w:r w:rsidRPr="00E11008">
        <w:rPr>
          <w:b w:val="0"/>
          <w:bCs w:val="0"/>
          <w:i/>
          <w:iCs/>
          <w:sz w:val="24"/>
          <w:szCs w:val="24"/>
          <w:lang w:val="en-IN"/>
        </w:rPr>
        <w:t>U-Net: Convolutional Networks for Biomedical Image Segmentation.</w:t>
      </w:r>
      <w:r w:rsidRPr="00E11008">
        <w:rPr>
          <w:b w:val="0"/>
          <w:bCs w:val="0"/>
          <w:sz w:val="24"/>
          <w:szCs w:val="24"/>
          <w:lang w:val="en-IN"/>
        </w:rPr>
        <w:br/>
        <w:t>https://arxiv.org/abs/1505.04597</w:t>
      </w:r>
    </w:p>
    <w:p w:rsidR="00311F42" w:rsidRPr="00E11008" w:rsidRDefault="00311F42" w:rsidP="00311F42">
      <w:pPr>
        <w:pStyle w:val="Heading1"/>
        <w:numPr>
          <w:ilvl w:val="0"/>
          <w:numId w:val="41"/>
        </w:numPr>
        <w:ind w:right="9"/>
        <w:rPr>
          <w:b w:val="0"/>
          <w:bCs w:val="0"/>
          <w:sz w:val="24"/>
          <w:szCs w:val="24"/>
          <w:lang w:val="en-IN"/>
        </w:rPr>
      </w:pPr>
      <w:r w:rsidRPr="00E11008">
        <w:rPr>
          <w:b w:val="0"/>
          <w:bCs w:val="0"/>
          <w:sz w:val="24"/>
          <w:szCs w:val="24"/>
          <w:lang w:val="en-IN"/>
        </w:rPr>
        <w:t>3D Building Accuracy from Floor Plans</w:t>
      </w:r>
      <w:r w:rsidRPr="00E11008">
        <w:rPr>
          <w:b w:val="0"/>
          <w:bCs w:val="0"/>
          <w:sz w:val="24"/>
          <w:szCs w:val="24"/>
          <w:lang w:val="en-IN"/>
        </w:rPr>
        <w:br/>
      </w:r>
      <w:proofErr w:type="spellStart"/>
      <w:r w:rsidRPr="00E11008">
        <w:rPr>
          <w:b w:val="0"/>
          <w:bCs w:val="0"/>
          <w:sz w:val="24"/>
          <w:szCs w:val="24"/>
          <w:lang w:val="en-IN"/>
        </w:rPr>
        <w:t>Khoshelham</w:t>
      </w:r>
      <w:proofErr w:type="spellEnd"/>
      <w:r w:rsidRPr="00E11008">
        <w:rPr>
          <w:b w:val="0"/>
          <w:bCs w:val="0"/>
          <w:sz w:val="24"/>
          <w:szCs w:val="24"/>
          <w:lang w:val="en-IN"/>
        </w:rPr>
        <w:t xml:space="preserve">, K. (2012). </w:t>
      </w:r>
      <w:r w:rsidRPr="00E11008">
        <w:rPr>
          <w:b w:val="0"/>
          <w:bCs w:val="0"/>
          <w:i/>
          <w:iCs/>
          <w:sz w:val="24"/>
          <w:szCs w:val="24"/>
          <w:lang w:val="en-IN"/>
        </w:rPr>
        <w:t>Accuracy Analysis of 3D Building Models From 2D Plans.</w:t>
      </w:r>
      <w:r w:rsidRPr="00E11008">
        <w:rPr>
          <w:b w:val="0"/>
          <w:bCs w:val="0"/>
          <w:sz w:val="24"/>
          <w:szCs w:val="24"/>
          <w:lang w:val="en-IN"/>
        </w:rPr>
        <w:br/>
        <w:t>https://www.tandfonline.com/doi/full/10.1080/14498596.2011.619204</w:t>
      </w:r>
    </w:p>
    <w:p w:rsidR="00311F42" w:rsidRPr="00E11008" w:rsidRDefault="00311F42" w:rsidP="00311F42">
      <w:pPr>
        <w:pStyle w:val="Heading1"/>
        <w:numPr>
          <w:ilvl w:val="0"/>
          <w:numId w:val="41"/>
        </w:numPr>
        <w:ind w:right="9"/>
        <w:rPr>
          <w:b w:val="0"/>
          <w:bCs w:val="0"/>
          <w:sz w:val="24"/>
          <w:szCs w:val="24"/>
          <w:lang w:val="en-IN"/>
        </w:rPr>
      </w:pPr>
      <w:r w:rsidRPr="00E11008">
        <w:rPr>
          <w:b w:val="0"/>
          <w:bCs w:val="0"/>
          <w:sz w:val="24"/>
          <w:szCs w:val="24"/>
          <w:lang w:val="en-IN"/>
        </w:rPr>
        <w:t>CubiCasa5K Floor Plan Dataset</w:t>
      </w:r>
      <w:r w:rsidRPr="00E11008">
        <w:rPr>
          <w:b w:val="0"/>
          <w:bCs w:val="0"/>
          <w:sz w:val="24"/>
          <w:szCs w:val="24"/>
          <w:lang w:val="en-IN"/>
        </w:rPr>
        <w:br/>
        <w:t xml:space="preserve">ICCVW (2019). </w:t>
      </w:r>
      <w:r w:rsidRPr="00E11008">
        <w:rPr>
          <w:b w:val="0"/>
          <w:bCs w:val="0"/>
          <w:i/>
          <w:iCs/>
          <w:sz w:val="24"/>
          <w:szCs w:val="24"/>
          <w:lang w:val="en-IN"/>
        </w:rPr>
        <w:t>Structured Prediction of Floorplan Elements.</w:t>
      </w:r>
      <w:r w:rsidRPr="00E11008">
        <w:rPr>
          <w:b w:val="0"/>
          <w:bCs w:val="0"/>
          <w:sz w:val="24"/>
          <w:szCs w:val="24"/>
          <w:lang w:val="en-IN"/>
        </w:rPr>
        <w:br/>
        <w:t>https://openaccess.thecvf.com/content_ICCVW_2019/papers/CEFRL/BHSS_CubiCasa5K_A_Dataset_for_Floorplan_Parsing_ICCVW_2019_paper.pdf</w:t>
      </w:r>
    </w:p>
    <w:p w:rsidR="00311F42" w:rsidRPr="00E11008" w:rsidRDefault="00311F42" w:rsidP="00311F42">
      <w:pPr>
        <w:pStyle w:val="Heading1"/>
        <w:numPr>
          <w:ilvl w:val="0"/>
          <w:numId w:val="41"/>
        </w:numPr>
        <w:ind w:right="9"/>
        <w:rPr>
          <w:b w:val="0"/>
          <w:bCs w:val="0"/>
          <w:sz w:val="24"/>
          <w:szCs w:val="24"/>
          <w:lang w:val="en-IN"/>
        </w:rPr>
      </w:pPr>
      <w:r w:rsidRPr="00E11008">
        <w:rPr>
          <w:b w:val="0"/>
          <w:bCs w:val="0"/>
          <w:sz w:val="24"/>
          <w:szCs w:val="24"/>
          <w:lang w:val="en-IN"/>
        </w:rPr>
        <w:t>Door &amp; Window Detection</w:t>
      </w:r>
      <w:r w:rsidRPr="00E11008">
        <w:rPr>
          <w:b w:val="0"/>
          <w:bCs w:val="0"/>
          <w:sz w:val="24"/>
          <w:szCs w:val="24"/>
          <w:lang w:val="en-IN"/>
        </w:rPr>
        <w:br/>
        <w:t xml:space="preserve">Hu, W., &amp; Kuai, H. (2020). </w:t>
      </w:r>
      <w:r w:rsidRPr="00E11008">
        <w:rPr>
          <w:b w:val="0"/>
          <w:bCs w:val="0"/>
          <w:i/>
          <w:iCs/>
          <w:sz w:val="24"/>
          <w:szCs w:val="24"/>
          <w:lang w:val="en-IN"/>
        </w:rPr>
        <w:t>Deep Learning-Based Detection of Doors &amp; Windows.</w:t>
      </w:r>
      <w:r w:rsidRPr="00E11008">
        <w:rPr>
          <w:b w:val="0"/>
          <w:bCs w:val="0"/>
          <w:sz w:val="24"/>
          <w:szCs w:val="24"/>
          <w:lang w:val="en-IN"/>
        </w:rPr>
        <w:br/>
        <w:t>https://www.sciencedirect.com/science/article/pii/S0926580520302041</w:t>
      </w:r>
    </w:p>
    <w:p w:rsidR="00311F42" w:rsidRPr="00311F42" w:rsidRDefault="00000000" w:rsidP="00311F42">
      <w:pPr>
        <w:pStyle w:val="Heading1"/>
        <w:ind w:right="9"/>
        <w:rPr>
          <w:sz w:val="24"/>
          <w:szCs w:val="24"/>
          <w:lang w:val="en-IN"/>
        </w:rPr>
      </w:pPr>
      <w:r w:rsidRPr="00E11008">
        <w:rPr>
          <w:b w:val="0"/>
          <w:bCs w:val="0"/>
          <w:sz w:val="24"/>
          <w:szCs w:val="24"/>
          <w:lang w:val="en-IN"/>
        </w:rPr>
        <w:pict w14:anchorId="5BC5A6DA">
          <v:rect id="_x0000_i1060" style="width:468pt;height:1.2pt" o:hralign="center" o:hrstd="t" o:hr="t" fillcolor="#a0a0a0" stroked="f"/>
        </w:pict>
      </w:r>
    </w:p>
    <w:p w:rsidR="00311F42" w:rsidRPr="00311F42" w:rsidRDefault="00311F42" w:rsidP="00311F42">
      <w:pPr>
        <w:pStyle w:val="Heading1"/>
        <w:ind w:right="9"/>
        <w:rPr>
          <w:sz w:val="24"/>
          <w:szCs w:val="24"/>
          <w:lang w:val="en-IN"/>
        </w:rPr>
      </w:pPr>
    </w:p>
    <w:p w:rsidR="00311F42" w:rsidRPr="00311F42" w:rsidRDefault="00311F42" w:rsidP="00311F42">
      <w:pPr>
        <w:pStyle w:val="Heading1"/>
        <w:ind w:right="9"/>
        <w:rPr>
          <w:sz w:val="24"/>
          <w:szCs w:val="24"/>
          <w:lang w:val="en-IN"/>
        </w:rPr>
      </w:pPr>
      <w:r w:rsidRPr="00311F42">
        <w:rPr>
          <w:sz w:val="24"/>
          <w:szCs w:val="24"/>
          <w:lang w:val="en-IN"/>
        </w:rPr>
        <w:t>2. Books &amp; Academic Sources</w:t>
      </w:r>
    </w:p>
    <w:p w:rsidR="00311F42" w:rsidRPr="008F4924" w:rsidRDefault="00311F42" w:rsidP="00311F42">
      <w:pPr>
        <w:pStyle w:val="Heading1"/>
        <w:numPr>
          <w:ilvl w:val="0"/>
          <w:numId w:val="42"/>
        </w:numPr>
        <w:ind w:right="9"/>
        <w:rPr>
          <w:b w:val="0"/>
          <w:bCs w:val="0"/>
          <w:sz w:val="24"/>
          <w:szCs w:val="24"/>
          <w:lang w:val="en-IN"/>
        </w:rPr>
      </w:pPr>
      <w:r w:rsidRPr="008F4924">
        <w:rPr>
          <w:b w:val="0"/>
          <w:bCs w:val="0"/>
          <w:sz w:val="24"/>
          <w:szCs w:val="24"/>
          <w:lang w:val="en-IN"/>
        </w:rPr>
        <w:t>Computer Vision Algorithms</w:t>
      </w:r>
      <w:r w:rsidRPr="008F4924">
        <w:rPr>
          <w:b w:val="0"/>
          <w:bCs w:val="0"/>
          <w:sz w:val="24"/>
          <w:szCs w:val="24"/>
          <w:lang w:val="en-IN"/>
        </w:rPr>
        <w:br/>
        <w:t xml:space="preserve">Szeliski, R. (2022). </w:t>
      </w:r>
      <w:r w:rsidRPr="008F4924">
        <w:rPr>
          <w:b w:val="0"/>
          <w:bCs w:val="0"/>
          <w:i/>
          <w:iCs/>
          <w:sz w:val="24"/>
          <w:szCs w:val="24"/>
          <w:lang w:val="en-IN"/>
        </w:rPr>
        <w:t>Computer Vision: Algorithms and Applications.</w:t>
      </w:r>
      <w:r w:rsidRPr="008F4924">
        <w:rPr>
          <w:b w:val="0"/>
          <w:bCs w:val="0"/>
          <w:sz w:val="24"/>
          <w:szCs w:val="24"/>
          <w:lang w:val="en-IN"/>
        </w:rPr>
        <w:br/>
        <w:t>https://szeliski.org/Book</w:t>
      </w:r>
    </w:p>
    <w:p w:rsidR="00311F42" w:rsidRPr="008F4924" w:rsidRDefault="00311F42" w:rsidP="00311F42">
      <w:pPr>
        <w:pStyle w:val="Heading1"/>
        <w:numPr>
          <w:ilvl w:val="0"/>
          <w:numId w:val="42"/>
        </w:numPr>
        <w:ind w:right="9"/>
        <w:rPr>
          <w:b w:val="0"/>
          <w:bCs w:val="0"/>
          <w:sz w:val="24"/>
          <w:szCs w:val="24"/>
          <w:lang w:val="en-IN"/>
        </w:rPr>
      </w:pPr>
      <w:r w:rsidRPr="008F4924">
        <w:rPr>
          <w:b w:val="0"/>
          <w:bCs w:val="0"/>
          <w:sz w:val="24"/>
          <w:szCs w:val="24"/>
          <w:lang w:val="en-IN"/>
        </w:rPr>
        <w:t>Multiple View Geometry</w:t>
      </w:r>
      <w:r w:rsidRPr="008F4924">
        <w:rPr>
          <w:b w:val="0"/>
          <w:bCs w:val="0"/>
          <w:sz w:val="24"/>
          <w:szCs w:val="24"/>
          <w:lang w:val="en-IN"/>
        </w:rPr>
        <w:br/>
        <w:t xml:space="preserve">Hartley, R., &amp; Zisserman, A. (2004). </w:t>
      </w:r>
      <w:r w:rsidRPr="008F4924">
        <w:rPr>
          <w:b w:val="0"/>
          <w:bCs w:val="0"/>
          <w:i/>
          <w:iCs/>
          <w:sz w:val="24"/>
          <w:szCs w:val="24"/>
          <w:lang w:val="en-IN"/>
        </w:rPr>
        <w:t>Multiple View Geometry in Computer Vision.</w:t>
      </w:r>
      <w:r w:rsidRPr="008F4924">
        <w:rPr>
          <w:b w:val="0"/>
          <w:bCs w:val="0"/>
          <w:sz w:val="24"/>
          <w:szCs w:val="24"/>
          <w:lang w:val="en-IN"/>
        </w:rPr>
        <w:br/>
        <w:t>https://www.cambridge.org/core/books/multiple-view-geometry-in-computer-vision/</w:t>
      </w:r>
    </w:p>
    <w:p w:rsidR="00311F42" w:rsidRPr="008F4924" w:rsidRDefault="00311F42" w:rsidP="00311F42">
      <w:pPr>
        <w:pStyle w:val="Heading1"/>
        <w:numPr>
          <w:ilvl w:val="0"/>
          <w:numId w:val="42"/>
        </w:numPr>
        <w:ind w:right="9"/>
        <w:rPr>
          <w:b w:val="0"/>
          <w:bCs w:val="0"/>
          <w:sz w:val="24"/>
          <w:szCs w:val="24"/>
          <w:lang w:val="en-IN"/>
        </w:rPr>
      </w:pPr>
      <w:r w:rsidRPr="008F4924">
        <w:rPr>
          <w:b w:val="0"/>
          <w:bCs w:val="0"/>
          <w:sz w:val="24"/>
          <w:szCs w:val="24"/>
          <w:lang w:val="en-IN"/>
        </w:rPr>
        <w:t>Learning Three.js</w:t>
      </w:r>
      <w:r w:rsidRPr="008F4924">
        <w:rPr>
          <w:b w:val="0"/>
          <w:bCs w:val="0"/>
          <w:sz w:val="24"/>
          <w:szCs w:val="24"/>
          <w:lang w:val="en-IN"/>
        </w:rPr>
        <w:br/>
        <w:t xml:space="preserve">Dirksen, J. (2018). </w:t>
      </w:r>
      <w:r w:rsidRPr="008F4924">
        <w:rPr>
          <w:b w:val="0"/>
          <w:bCs w:val="0"/>
          <w:i/>
          <w:iCs/>
          <w:sz w:val="24"/>
          <w:szCs w:val="24"/>
          <w:lang w:val="en-IN"/>
        </w:rPr>
        <w:t>Learning Three.js – The JavaScript 3D Library for WebGL.</w:t>
      </w:r>
      <w:r w:rsidRPr="008F4924">
        <w:rPr>
          <w:b w:val="0"/>
          <w:bCs w:val="0"/>
          <w:sz w:val="24"/>
          <w:szCs w:val="24"/>
          <w:lang w:val="en-IN"/>
        </w:rPr>
        <w:br/>
        <w:t>https://learning.oreilly.com/library/view/learning-threejs-3rd/9781788833282</w:t>
      </w:r>
    </w:p>
    <w:p w:rsidR="00311F42" w:rsidRPr="00311F42" w:rsidRDefault="00000000" w:rsidP="00311F42">
      <w:pPr>
        <w:pStyle w:val="Heading1"/>
        <w:ind w:right="9"/>
        <w:rPr>
          <w:sz w:val="24"/>
          <w:szCs w:val="24"/>
          <w:lang w:val="en-IN"/>
        </w:rPr>
      </w:pPr>
      <w:r w:rsidRPr="008F4924">
        <w:rPr>
          <w:b w:val="0"/>
          <w:bCs w:val="0"/>
          <w:sz w:val="24"/>
          <w:szCs w:val="24"/>
          <w:lang w:val="en-IN"/>
        </w:rPr>
        <w:pict w14:anchorId="489EF37A">
          <v:rect id="_x0000_i1061" style="width:468pt;height:1.2pt" o:hralign="center" o:hrstd="t" o:hr="t" fillcolor="#a0a0a0" stroked="f"/>
        </w:pict>
      </w:r>
    </w:p>
    <w:p w:rsidR="00311F42" w:rsidRPr="00311F42" w:rsidRDefault="00311F42" w:rsidP="00311F42">
      <w:pPr>
        <w:pStyle w:val="Heading1"/>
        <w:ind w:right="9"/>
        <w:rPr>
          <w:sz w:val="24"/>
          <w:szCs w:val="24"/>
          <w:lang w:val="en-IN"/>
        </w:rPr>
      </w:pPr>
      <w:r w:rsidRPr="00311F42">
        <w:rPr>
          <w:sz w:val="24"/>
          <w:szCs w:val="24"/>
          <w:lang w:val="en-IN"/>
        </w:rPr>
        <w:t>3. Tools &amp; Documentation</w:t>
      </w:r>
    </w:p>
    <w:p w:rsidR="00311F42" w:rsidRPr="008F4924" w:rsidRDefault="00311F42" w:rsidP="00311F42">
      <w:pPr>
        <w:pStyle w:val="Heading1"/>
        <w:numPr>
          <w:ilvl w:val="0"/>
          <w:numId w:val="43"/>
        </w:numPr>
        <w:ind w:right="9"/>
        <w:rPr>
          <w:b w:val="0"/>
          <w:bCs w:val="0"/>
          <w:sz w:val="24"/>
          <w:szCs w:val="24"/>
          <w:lang w:val="en-IN"/>
        </w:rPr>
      </w:pPr>
      <w:r w:rsidRPr="008F4924">
        <w:rPr>
          <w:b w:val="0"/>
          <w:bCs w:val="0"/>
          <w:sz w:val="24"/>
          <w:szCs w:val="24"/>
          <w:lang w:val="en-IN"/>
        </w:rPr>
        <w:t xml:space="preserve">YOLOv8 Documentation → </w:t>
      </w:r>
      <w:hyperlink r:id="rId16" w:tgtFrame="_new" w:history="1">
        <w:r w:rsidRPr="008F4924">
          <w:rPr>
            <w:rStyle w:val="Hyperlink"/>
            <w:b w:val="0"/>
            <w:bCs w:val="0"/>
            <w:sz w:val="24"/>
            <w:szCs w:val="24"/>
            <w:lang w:val="en-IN"/>
          </w:rPr>
          <w:t>https://docs.ultralytics.com</w:t>
        </w:r>
      </w:hyperlink>
    </w:p>
    <w:p w:rsidR="00311F42" w:rsidRPr="008F4924" w:rsidRDefault="00311F42" w:rsidP="00311F42">
      <w:pPr>
        <w:pStyle w:val="Heading1"/>
        <w:numPr>
          <w:ilvl w:val="0"/>
          <w:numId w:val="43"/>
        </w:numPr>
        <w:ind w:right="9"/>
        <w:rPr>
          <w:b w:val="0"/>
          <w:bCs w:val="0"/>
          <w:sz w:val="24"/>
          <w:szCs w:val="24"/>
          <w:lang w:val="en-IN"/>
        </w:rPr>
      </w:pPr>
      <w:r w:rsidRPr="008F4924">
        <w:rPr>
          <w:b w:val="0"/>
          <w:bCs w:val="0"/>
          <w:sz w:val="24"/>
          <w:szCs w:val="24"/>
          <w:lang w:val="en-IN"/>
        </w:rPr>
        <w:t>OpenCV 4.x Reference → https://docs.opencv.org</w:t>
      </w:r>
    </w:p>
    <w:p w:rsidR="00311F42" w:rsidRPr="008F4924" w:rsidRDefault="00311F42" w:rsidP="00311F42">
      <w:pPr>
        <w:pStyle w:val="Heading1"/>
        <w:numPr>
          <w:ilvl w:val="0"/>
          <w:numId w:val="43"/>
        </w:numPr>
        <w:ind w:right="9"/>
        <w:rPr>
          <w:b w:val="0"/>
          <w:bCs w:val="0"/>
          <w:sz w:val="24"/>
          <w:szCs w:val="24"/>
          <w:lang w:val="en-IN"/>
        </w:rPr>
      </w:pPr>
      <w:r w:rsidRPr="008F4924">
        <w:rPr>
          <w:b w:val="0"/>
          <w:bCs w:val="0"/>
          <w:sz w:val="24"/>
          <w:szCs w:val="24"/>
          <w:lang w:val="en-IN"/>
        </w:rPr>
        <w:t xml:space="preserve">Three.js (WebGL 3D Engine) → </w:t>
      </w:r>
      <w:hyperlink r:id="rId17" w:tgtFrame="_new" w:history="1">
        <w:r w:rsidRPr="008F4924">
          <w:rPr>
            <w:rStyle w:val="Hyperlink"/>
            <w:b w:val="0"/>
            <w:bCs w:val="0"/>
            <w:sz w:val="24"/>
            <w:szCs w:val="24"/>
            <w:lang w:val="en-IN"/>
          </w:rPr>
          <w:t>https://threejs.org/docs</w:t>
        </w:r>
      </w:hyperlink>
    </w:p>
    <w:p w:rsidR="00311F42" w:rsidRPr="008F4924" w:rsidRDefault="00311F42" w:rsidP="00311F42">
      <w:pPr>
        <w:pStyle w:val="Heading1"/>
        <w:numPr>
          <w:ilvl w:val="0"/>
          <w:numId w:val="43"/>
        </w:numPr>
        <w:ind w:right="9"/>
        <w:rPr>
          <w:b w:val="0"/>
          <w:bCs w:val="0"/>
          <w:sz w:val="24"/>
          <w:szCs w:val="24"/>
          <w:lang w:val="en-IN"/>
        </w:rPr>
      </w:pPr>
      <w:r w:rsidRPr="008F4924">
        <w:rPr>
          <w:b w:val="0"/>
          <w:bCs w:val="0"/>
          <w:sz w:val="24"/>
          <w:szCs w:val="24"/>
          <w:lang w:val="en-IN"/>
        </w:rPr>
        <w:t xml:space="preserve">Blender Manual 4.x → </w:t>
      </w:r>
      <w:hyperlink r:id="rId18" w:tgtFrame="_new" w:history="1">
        <w:r w:rsidRPr="008F4924">
          <w:rPr>
            <w:rStyle w:val="Hyperlink"/>
            <w:b w:val="0"/>
            <w:bCs w:val="0"/>
            <w:sz w:val="24"/>
            <w:szCs w:val="24"/>
            <w:lang w:val="en-IN"/>
          </w:rPr>
          <w:t>https://docs.blender.org/manual/en/latest/</w:t>
        </w:r>
      </w:hyperlink>
    </w:p>
    <w:p w:rsidR="00311F42" w:rsidRPr="008F4924" w:rsidRDefault="00311F42" w:rsidP="00311F42">
      <w:pPr>
        <w:pStyle w:val="Heading1"/>
        <w:numPr>
          <w:ilvl w:val="0"/>
          <w:numId w:val="43"/>
        </w:numPr>
        <w:ind w:right="9"/>
        <w:rPr>
          <w:b w:val="0"/>
          <w:bCs w:val="0"/>
          <w:sz w:val="24"/>
          <w:szCs w:val="24"/>
          <w:lang w:val="en-IN"/>
        </w:rPr>
      </w:pPr>
      <w:r w:rsidRPr="008F4924">
        <w:rPr>
          <w:b w:val="0"/>
          <w:bCs w:val="0"/>
          <w:sz w:val="24"/>
          <w:szCs w:val="24"/>
          <w:lang w:val="en-IN"/>
        </w:rPr>
        <w:t xml:space="preserve">Next.js Docs → </w:t>
      </w:r>
      <w:hyperlink r:id="rId19" w:tgtFrame="_new" w:history="1">
        <w:r w:rsidRPr="008F4924">
          <w:rPr>
            <w:rStyle w:val="Hyperlink"/>
            <w:b w:val="0"/>
            <w:bCs w:val="0"/>
            <w:sz w:val="24"/>
            <w:szCs w:val="24"/>
            <w:lang w:val="en-IN"/>
          </w:rPr>
          <w:t>https://nextjs.org/docs</w:t>
        </w:r>
      </w:hyperlink>
    </w:p>
    <w:p w:rsidR="00311F42" w:rsidRPr="008F4924" w:rsidRDefault="00311F42" w:rsidP="00311F42">
      <w:pPr>
        <w:pStyle w:val="Heading1"/>
        <w:numPr>
          <w:ilvl w:val="0"/>
          <w:numId w:val="43"/>
        </w:numPr>
        <w:ind w:right="9"/>
        <w:rPr>
          <w:b w:val="0"/>
          <w:bCs w:val="0"/>
          <w:sz w:val="24"/>
          <w:szCs w:val="24"/>
          <w:lang w:val="en-IN"/>
        </w:rPr>
      </w:pPr>
      <w:r w:rsidRPr="008F4924">
        <w:rPr>
          <w:b w:val="0"/>
          <w:bCs w:val="0"/>
          <w:sz w:val="24"/>
          <w:szCs w:val="24"/>
          <w:lang w:val="en-IN"/>
        </w:rPr>
        <w:t xml:space="preserve">Node.js Documentation → </w:t>
      </w:r>
      <w:hyperlink r:id="rId20" w:tgtFrame="_new" w:history="1">
        <w:r w:rsidRPr="008F4924">
          <w:rPr>
            <w:rStyle w:val="Hyperlink"/>
            <w:b w:val="0"/>
            <w:bCs w:val="0"/>
            <w:sz w:val="24"/>
            <w:szCs w:val="24"/>
            <w:lang w:val="en-IN"/>
          </w:rPr>
          <w:t>https://nodejs.org/en/docs</w:t>
        </w:r>
      </w:hyperlink>
    </w:p>
    <w:p w:rsidR="00311F42" w:rsidRPr="008F4924" w:rsidRDefault="00311F42" w:rsidP="00311F42">
      <w:pPr>
        <w:pStyle w:val="Heading1"/>
        <w:numPr>
          <w:ilvl w:val="0"/>
          <w:numId w:val="43"/>
        </w:numPr>
        <w:ind w:right="9"/>
        <w:rPr>
          <w:b w:val="0"/>
          <w:bCs w:val="0"/>
          <w:sz w:val="24"/>
          <w:szCs w:val="24"/>
          <w:lang w:val="en-IN"/>
        </w:rPr>
      </w:pPr>
      <w:r w:rsidRPr="008F4924">
        <w:rPr>
          <w:b w:val="0"/>
          <w:bCs w:val="0"/>
          <w:sz w:val="24"/>
          <w:szCs w:val="24"/>
          <w:lang w:val="en-IN"/>
        </w:rPr>
        <w:t xml:space="preserve">Python 3 Documentation → </w:t>
      </w:r>
      <w:hyperlink r:id="rId21" w:tgtFrame="_new" w:history="1">
        <w:r w:rsidRPr="008F4924">
          <w:rPr>
            <w:rStyle w:val="Hyperlink"/>
            <w:b w:val="0"/>
            <w:bCs w:val="0"/>
            <w:sz w:val="24"/>
            <w:szCs w:val="24"/>
            <w:lang w:val="en-IN"/>
          </w:rPr>
          <w:t>https://docs.python.org/3/</w:t>
        </w:r>
      </w:hyperlink>
    </w:p>
    <w:p w:rsidR="00311F42" w:rsidRPr="00311F42" w:rsidRDefault="00000000" w:rsidP="00311F42">
      <w:pPr>
        <w:pStyle w:val="Heading1"/>
        <w:ind w:right="9"/>
        <w:rPr>
          <w:sz w:val="24"/>
          <w:szCs w:val="24"/>
          <w:lang w:val="en-IN"/>
        </w:rPr>
      </w:pPr>
      <w:r w:rsidRPr="008F4924">
        <w:rPr>
          <w:b w:val="0"/>
          <w:bCs w:val="0"/>
          <w:sz w:val="24"/>
          <w:szCs w:val="24"/>
          <w:lang w:val="en-IN"/>
        </w:rPr>
        <w:pict w14:anchorId="14EF79F2">
          <v:rect id="_x0000_i1062" style="width:468pt;height:1.2pt" o:hralign="center" o:hrstd="t" o:hr="t" fillcolor="#a0a0a0" stroked="f"/>
        </w:pict>
      </w:r>
    </w:p>
    <w:p w:rsidR="00311F42" w:rsidRPr="00311F42" w:rsidRDefault="00311F42" w:rsidP="00311F42">
      <w:pPr>
        <w:pStyle w:val="Heading1"/>
        <w:ind w:right="9"/>
        <w:rPr>
          <w:sz w:val="24"/>
          <w:szCs w:val="24"/>
          <w:lang w:val="en-IN"/>
        </w:rPr>
      </w:pPr>
      <w:r w:rsidRPr="00311F42">
        <w:rPr>
          <w:sz w:val="24"/>
          <w:szCs w:val="24"/>
          <w:lang w:val="en-IN"/>
        </w:rPr>
        <w:t>4. Industry APIs</w:t>
      </w:r>
    </w:p>
    <w:p w:rsidR="00311F42" w:rsidRPr="008F4924" w:rsidRDefault="00311F42" w:rsidP="00311F42">
      <w:pPr>
        <w:pStyle w:val="Heading1"/>
        <w:numPr>
          <w:ilvl w:val="0"/>
          <w:numId w:val="44"/>
        </w:numPr>
        <w:ind w:right="9"/>
        <w:rPr>
          <w:b w:val="0"/>
          <w:bCs w:val="0"/>
          <w:sz w:val="24"/>
          <w:szCs w:val="24"/>
          <w:lang w:val="en-IN"/>
        </w:rPr>
      </w:pPr>
      <w:r w:rsidRPr="008F4924">
        <w:rPr>
          <w:b w:val="0"/>
          <w:bCs w:val="0"/>
          <w:sz w:val="24"/>
          <w:szCs w:val="24"/>
          <w:lang w:val="en-IN"/>
        </w:rPr>
        <w:lastRenderedPageBreak/>
        <w:t xml:space="preserve">Meshy AI – 3D Mesh Generation → </w:t>
      </w:r>
      <w:hyperlink r:id="rId22" w:tgtFrame="_new" w:history="1">
        <w:r w:rsidRPr="008F4924">
          <w:rPr>
            <w:rStyle w:val="Hyperlink"/>
            <w:b w:val="0"/>
            <w:bCs w:val="0"/>
            <w:sz w:val="24"/>
            <w:szCs w:val="24"/>
            <w:lang w:val="en-IN"/>
          </w:rPr>
          <w:t>https://docs.meshy.ai</w:t>
        </w:r>
      </w:hyperlink>
    </w:p>
    <w:p w:rsidR="00311F42" w:rsidRPr="008F4924" w:rsidRDefault="00311F42" w:rsidP="00311F42">
      <w:pPr>
        <w:pStyle w:val="Heading1"/>
        <w:numPr>
          <w:ilvl w:val="0"/>
          <w:numId w:val="44"/>
        </w:numPr>
        <w:ind w:right="9"/>
        <w:rPr>
          <w:b w:val="0"/>
          <w:bCs w:val="0"/>
          <w:sz w:val="24"/>
          <w:szCs w:val="24"/>
          <w:lang w:val="en-IN"/>
        </w:rPr>
      </w:pPr>
      <w:r w:rsidRPr="008F4924">
        <w:rPr>
          <w:b w:val="0"/>
          <w:bCs w:val="0"/>
          <w:sz w:val="24"/>
          <w:szCs w:val="24"/>
          <w:lang w:val="en-IN"/>
        </w:rPr>
        <w:t xml:space="preserve">Autodesk Forge – CAD &amp; 3D Viewer Platform → </w:t>
      </w:r>
      <w:hyperlink r:id="rId23" w:tgtFrame="_new" w:history="1">
        <w:r w:rsidRPr="008F4924">
          <w:rPr>
            <w:rStyle w:val="Hyperlink"/>
            <w:b w:val="0"/>
            <w:bCs w:val="0"/>
            <w:sz w:val="24"/>
            <w:szCs w:val="24"/>
            <w:lang w:val="en-IN"/>
          </w:rPr>
          <w:t>https://forge.autodesk.com/developer/documentation</w:t>
        </w:r>
      </w:hyperlink>
    </w:p>
    <w:p w:rsidR="00311F42" w:rsidRPr="008F4924" w:rsidRDefault="00311F42" w:rsidP="00311F42">
      <w:pPr>
        <w:pStyle w:val="Heading1"/>
        <w:ind w:right="9"/>
        <w:rPr>
          <w:b w:val="0"/>
          <w:bCs w:val="0"/>
          <w:sz w:val="24"/>
          <w:szCs w:val="24"/>
          <w:u w:val="thick"/>
          <w:lang w:val="en-IN"/>
        </w:rPr>
      </w:pPr>
    </w:p>
    <w:p w:rsidR="00311F42" w:rsidRPr="00311F42" w:rsidRDefault="00311F42" w:rsidP="00311F42">
      <w:pPr>
        <w:pStyle w:val="Heading1"/>
        <w:ind w:right="9"/>
        <w:rPr>
          <w:sz w:val="24"/>
          <w:szCs w:val="24"/>
          <w:u w:val="thick"/>
          <w:lang w:val="en-IN"/>
        </w:rPr>
      </w:pPr>
    </w:p>
    <w:p w:rsidR="00311F42" w:rsidRPr="00311F42" w:rsidRDefault="00311F42" w:rsidP="00311F42">
      <w:pPr>
        <w:pStyle w:val="Heading1"/>
        <w:ind w:right="9"/>
        <w:rPr>
          <w:sz w:val="24"/>
          <w:szCs w:val="24"/>
          <w:u w:val="thick"/>
          <w:lang w:val="en-IN"/>
        </w:rPr>
      </w:pPr>
    </w:p>
    <w:p w:rsidR="00311F42" w:rsidRPr="00311F42" w:rsidRDefault="00311F42" w:rsidP="00311F42">
      <w:pPr>
        <w:pStyle w:val="Heading1"/>
        <w:ind w:right="9"/>
        <w:rPr>
          <w:sz w:val="24"/>
          <w:szCs w:val="24"/>
          <w:u w:val="thick"/>
          <w:lang w:val="en-IN"/>
        </w:rPr>
      </w:pPr>
    </w:p>
    <w:p w:rsidR="00311F42" w:rsidRPr="00311F42" w:rsidRDefault="00311F42" w:rsidP="00311F42">
      <w:pPr>
        <w:pStyle w:val="Heading1"/>
        <w:ind w:right="9"/>
        <w:rPr>
          <w:sz w:val="24"/>
          <w:szCs w:val="24"/>
          <w:u w:val="thick"/>
          <w:lang w:val="en-IN"/>
        </w:rPr>
      </w:pPr>
      <w:r w:rsidRPr="00311F42">
        <w:rPr>
          <w:sz w:val="24"/>
          <w:szCs w:val="24"/>
          <w:u w:val="thick"/>
          <w:lang w:val="en-IN"/>
        </w:rPr>
        <w:t xml:space="preserve">          </w:t>
      </w:r>
    </w:p>
    <w:p w:rsidR="00311F42" w:rsidRPr="00311F42" w:rsidRDefault="00311F42" w:rsidP="00311F42">
      <w:pPr>
        <w:pStyle w:val="Heading1"/>
        <w:ind w:right="9"/>
        <w:rPr>
          <w:sz w:val="24"/>
          <w:szCs w:val="24"/>
          <w:u w:val="thick"/>
          <w:lang w:val="en-IN"/>
        </w:rPr>
      </w:pPr>
    </w:p>
    <w:p w:rsidR="00311F42" w:rsidRPr="00311F42" w:rsidRDefault="00311F42" w:rsidP="00311F42">
      <w:pPr>
        <w:pStyle w:val="Heading1"/>
        <w:ind w:right="9"/>
        <w:rPr>
          <w:sz w:val="24"/>
          <w:szCs w:val="24"/>
          <w:u w:val="thick"/>
          <w:lang w:val="en-IN"/>
        </w:rPr>
      </w:pPr>
    </w:p>
    <w:p w:rsidR="00311F42" w:rsidRPr="00311F42" w:rsidRDefault="00311F42" w:rsidP="00311F42">
      <w:pPr>
        <w:pStyle w:val="Heading1"/>
        <w:ind w:right="9"/>
        <w:rPr>
          <w:sz w:val="24"/>
          <w:szCs w:val="24"/>
          <w:u w:val="thick"/>
          <w:lang w:val="en-IN"/>
        </w:rPr>
      </w:pPr>
    </w:p>
    <w:p w:rsidR="00311F42" w:rsidRPr="00311F42" w:rsidRDefault="00311F42" w:rsidP="00311F42">
      <w:pPr>
        <w:pStyle w:val="Heading1"/>
        <w:ind w:right="9"/>
        <w:rPr>
          <w:sz w:val="24"/>
          <w:szCs w:val="24"/>
          <w:u w:val="thick"/>
          <w:lang w:val="en-IN"/>
        </w:rPr>
      </w:pPr>
    </w:p>
    <w:p w:rsidR="00311F42" w:rsidRPr="00311F42" w:rsidRDefault="00311F42" w:rsidP="00311F42">
      <w:pPr>
        <w:pStyle w:val="Heading1"/>
        <w:ind w:right="9"/>
        <w:rPr>
          <w:sz w:val="24"/>
          <w:szCs w:val="24"/>
          <w:u w:val="thick"/>
          <w:lang w:val="en-IN"/>
        </w:rPr>
      </w:pPr>
    </w:p>
    <w:p w:rsidR="00311F42" w:rsidRPr="00311F42" w:rsidRDefault="00311F42" w:rsidP="00311F42">
      <w:pPr>
        <w:pStyle w:val="Heading1"/>
        <w:ind w:right="9"/>
        <w:rPr>
          <w:sz w:val="24"/>
          <w:szCs w:val="24"/>
          <w:u w:val="thick"/>
          <w:lang w:val="en-IN"/>
        </w:rPr>
      </w:pPr>
    </w:p>
    <w:p w:rsidR="00311F42" w:rsidRPr="00311F42" w:rsidRDefault="00311F42" w:rsidP="00311F42">
      <w:pPr>
        <w:pStyle w:val="Heading1"/>
        <w:ind w:right="9"/>
        <w:rPr>
          <w:sz w:val="24"/>
          <w:szCs w:val="24"/>
          <w:u w:val="thick"/>
          <w:lang w:val="en-IN"/>
        </w:rPr>
      </w:pPr>
    </w:p>
    <w:p w:rsidR="0087136F" w:rsidRPr="00080A2A" w:rsidRDefault="0087136F" w:rsidP="00311F42">
      <w:pPr>
        <w:pStyle w:val="BodyText"/>
      </w:pPr>
    </w:p>
    <w:sectPr w:rsidR="0087136F" w:rsidRPr="00080A2A">
      <w:pgSz w:w="11910" w:h="16840"/>
      <w:pgMar w:top="1880" w:right="850" w:bottom="280" w:left="708" w:header="145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B13CA" w:rsidRDefault="008B13CA">
      <w:r>
        <w:separator/>
      </w:r>
    </w:p>
  </w:endnote>
  <w:endnote w:type="continuationSeparator" w:id="0">
    <w:p w:rsidR="008B13CA" w:rsidRDefault="008B13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B13CA" w:rsidRDefault="008B13CA">
      <w:r>
        <w:separator/>
      </w:r>
    </w:p>
  </w:footnote>
  <w:footnote w:type="continuationSeparator" w:id="0">
    <w:p w:rsidR="008B13CA" w:rsidRDefault="008B13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136F" w:rsidRDefault="00EE24B9">
    <w:pPr>
      <w:pStyle w:val="BodyText"/>
      <w:spacing w:before="0" w:line="14" w:lineRule="auto"/>
      <w:rPr>
        <w:sz w:val="20"/>
      </w:rPr>
    </w:pPr>
    <w:r>
      <w:rPr>
        <w:noProof/>
        <w:sz w:val="20"/>
      </w:rPr>
      <mc:AlternateContent>
        <mc:Choice Requires="wps">
          <w:drawing>
            <wp:anchor distT="0" distB="0" distL="0" distR="0" simplePos="0" relativeHeight="251647488" behindDoc="1" locked="0" layoutInCell="1" allowOverlap="1" wp14:anchorId="0EA4F1E8" wp14:editId="68E11BAF">
              <wp:simplePos x="0" y="0"/>
              <wp:positionH relativeFrom="page">
                <wp:posOffset>3672966</wp:posOffset>
              </wp:positionH>
              <wp:positionV relativeFrom="page">
                <wp:posOffset>909177</wp:posOffset>
              </wp:positionV>
              <wp:extent cx="217804" cy="2381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4" cy="238125"/>
                      </a:xfrm>
                      <a:prstGeom prst="rect">
                        <a:avLst/>
                      </a:prstGeom>
                    </wps:spPr>
                    <wps:txbx>
                      <w:txbxContent>
                        <w:p w:rsidR="0087136F" w:rsidRDefault="00EE24B9">
                          <w:pPr>
                            <w:spacing w:before="9"/>
                            <w:ind w:left="20"/>
                            <w:rPr>
                              <w:sz w:val="30"/>
                            </w:rPr>
                          </w:pPr>
                          <w:r>
                            <w:rPr>
                              <w:spacing w:val="-5"/>
                              <w:sz w:val="30"/>
                            </w:rPr>
                            <w:fldChar w:fldCharType="begin"/>
                          </w:r>
                          <w:r>
                            <w:rPr>
                              <w:spacing w:val="-5"/>
                              <w:sz w:val="30"/>
                            </w:rPr>
                            <w:instrText xml:space="preserve"> PAGE </w:instrText>
                          </w:r>
                          <w:r>
                            <w:rPr>
                              <w:spacing w:val="-5"/>
                              <w:sz w:val="30"/>
                            </w:rPr>
                            <w:fldChar w:fldCharType="separate"/>
                          </w:r>
                          <w:r>
                            <w:rPr>
                              <w:spacing w:val="-5"/>
                              <w:sz w:val="30"/>
                            </w:rPr>
                            <w:t>10</w:t>
                          </w:r>
                          <w:r>
                            <w:rPr>
                              <w:spacing w:val="-5"/>
                              <w:sz w:val="30"/>
                            </w:rPr>
                            <w:fldChar w:fldCharType="end"/>
                          </w:r>
                        </w:p>
                      </w:txbxContent>
                    </wps:txbx>
                    <wps:bodyPr wrap="square" lIns="0" tIns="0" rIns="0" bIns="0" rtlCol="0">
                      <a:noAutofit/>
                    </wps:bodyPr>
                  </wps:wsp>
                </a:graphicData>
              </a:graphic>
            </wp:anchor>
          </w:drawing>
        </mc:Choice>
        <mc:Fallback>
          <w:pict>
            <v:shapetype w14:anchorId="0EA4F1E8" id="_x0000_t202" coordsize="21600,21600" o:spt="202" path="m,l,21600r21600,l21600,xe">
              <v:stroke joinstyle="miter"/>
              <v:path gradientshapeok="t" o:connecttype="rect"/>
            </v:shapetype>
            <v:shape id="Textbox 1" o:spid="_x0000_s1029" type="#_x0000_t202" style="position:absolute;margin-left:289.2pt;margin-top:71.6pt;width:17.15pt;height:18.75pt;z-index:-25166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" filled="f" stroked="f">
              <v:textbox inset="0,0,0,0">
                <w:txbxContent>
                  <w:p w:rsidR="0087136F" w:rsidRDefault="00EE24B9">
                    <w:pPr>
                      <w:spacing w:before="9"/>
                      <w:ind w:left="20"/>
                      <w:rPr>
                        <w:sz w:val="30"/>
                      </w:rPr>
                    </w:pPr>
                    <w:r>
                      <w:rPr>
                        <w:spacing w:val="-5"/>
                        <w:sz w:val="30"/>
                      </w:rPr>
                      <w:fldChar w:fldCharType="begin"/>
                    </w:r>
                    <w:r>
                      <w:rPr>
                        <w:spacing w:val="-5"/>
                        <w:sz w:val="30"/>
                      </w:rPr>
                      <w:instrText xml:space="preserve"> PAGE </w:instrText>
                    </w:r>
                    <w:r>
                      <w:rPr>
                        <w:spacing w:val="-5"/>
                        <w:sz w:val="30"/>
                      </w:rPr>
                      <w:fldChar w:fldCharType="separate"/>
                    </w:r>
                    <w:r>
                      <w:rPr>
                        <w:spacing w:val="-5"/>
                        <w:sz w:val="30"/>
                      </w:rPr>
                      <w:t>10</w:t>
                    </w:r>
                    <w:r>
                      <w:rPr>
                        <w:spacing w:val="-5"/>
                        <w:sz w:val="3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136F" w:rsidRDefault="00EE24B9">
    <w:pPr>
      <w:pStyle w:val="BodyText"/>
      <w:spacing w:before="0" w:line="14" w:lineRule="auto"/>
      <w:rPr>
        <w:sz w:val="20"/>
      </w:rPr>
    </w:pPr>
    <w:r>
      <w:rPr>
        <w:noProof/>
        <w:sz w:val="20"/>
      </w:rPr>
      <mc:AlternateContent>
        <mc:Choice Requires="wps">
          <w:drawing>
            <wp:anchor distT="0" distB="0" distL="0" distR="0" simplePos="0" relativeHeight="251649536" behindDoc="1" locked="0" layoutInCell="1" allowOverlap="1" wp14:anchorId="1EEFF094" wp14:editId="75ED15BC">
              <wp:simplePos x="0" y="0"/>
              <wp:positionH relativeFrom="page">
                <wp:posOffset>3879215</wp:posOffset>
              </wp:positionH>
              <wp:positionV relativeFrom="page">
                <wp:posOffset>910504</wp:posOffset>
              </wp:positionV>
              <wp:extent cx="278130" cy="236854"/>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130" cy="236854"/>
                      </a:xfrm>
                      <a:prstGeom prst="rect">
                        <a:avLst/>
                      </a:prstGeom>
                    </wps:spPr>
                    <wps:txbx>
                      <w:txbxContent>
                        <w:p w:rsidR="0087136F" w:rsidRDefault="00EE24B9">
                          <w:pPr>
                            <w:spacing w:before="7"/>
                            <w:ind w:left="55"/>
                            <w:rPr>
                              <w:sz w:val="30"/>
                            </w:rPr>
                          </w:pPr>
                          <w:r>
                            <w:rPr>
                              <w:spacing w:val="-5"/>
                              <w:sz w:val="30"/>
                            </w:rPr>
                            <w:fldChar w:fldCharType="begin"/>
                          </w:r>
                          <w:r>
                            <w:rPr>
                              <w:spacing w:val="-5"/>
                              <w:sz w:val="30"/>
                            </w:rPr>
                            <w:instrText xml:space="preserve"> PAGE </w:instrText>
                          </w:r>
                          <w:r>
                            <w:rPr>
                              <w:spacing w:val="-5"/>
                              <w:sz w:val="30"/>
                            </w:rPr>
                            <w:fldChar w:fldCharType="separate"/>
                          </w:r>
                          <w:r>
                            <w:rPr>
                              <w:spacing w:val="-5"/>
                              <w:sz w:val="30"/>
                            </w:rPr>
                            <w:t>12</w:t>
                          </w:r>
                          <w:r>
                            <w:rPr>
                              <w:spacing w:val="-5"/>
                              <w:sz w:val="30"/>
                            </w:rPr>
                            <w:fldChar w:fldCharType="end"/>
                          </w:r>
                        </w:p>
                      </w:txbxContent>
                    </wps:txbx>
                    <wps:bodyPr wrap="square" lIns="0" tIns="0" rIns="0" bIns="0" rtlCol="0">
                      <a:noAutofit/>
                    </wps:bodyPr>
                  </wps:wsp>
                </a:graphicData>
              </a:graphic>
            </wp:anchor>
          </w:drawing>
        </mc:Choice>
        <mc:Fallback>
          <w:pict>
            <v:shapetype w14:anchorId="1EEFF094" id="_x0000_t202" coordsize="21600,21600" o:spt="202" path="m,l,21600r21600,l21600,xe">
              <v:stroke joinstyle="miter"/>
              <v:path gradientshapeok="t" o:connecttype="rect"/>
            </v:shapetype>
            <v:shape id="Textbox 17" o:spid="_x0000_s1030" type="#_x0000_t202" style="position:absolute;margin-left:305.45pt;margin-top:71.7pt;width:21.9pt;height:18.65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" filled="f" stroked="f">
              <v:textbox inset="0,0,0,0">
                <w:txbxContent>
                  <w:p w:rsidR="0087136F" w:rsidRDefault="00EE24B9">
                    <w:pPr>
                      <w:spacing w:before="7"/>
                      <w:ind w:left="55"/>
                      <w:rPr>
                        <w:sz w:val="30"/>
                      </w:rPr>
                    </w:pPr>
                    <w:r>
                      <w:rPr>
                        <w:spacing w:val="-5"/>
                        <w:sz w:val="30"/>
                      </w:rPr>
                      <w:fldChar w:fldCharType="begin"/>
                    </w:r>
                    <w:r>
                      <w:rPr>
                        <w:spacing w:val="-5"/>
                        <w:sz w:val="30"/>
                      </w:rPr>
                      <w:instrText xml:space="preserve"> PAGE </w:instrText>
                    </w:r>
                    <w:r>
                      <w:rPr>
                        <w:spacing w:val="-5"/>
                        <w:sz w:val="30"/>
                      </w:rPr>
                      <w:fldChar w:fldCharType="separate"/>
                    </w:r>
                    <w:r>
                      <w:rPr>
                        <w:spacing w:val="-5"/>
                        <w:sz w:val="30"/>
                      </w:rPr>
                      <w:t>12</w:t>
                    </w:r>
                    <w:r>
                      <w:rPr>
                        <w:spacing w:val="-5"/>
                        <w:sz w:val="3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0A9B"/>
    <w:multiLevelType w:val="multilevel"/>
    <w:tmpl w:val="18887CB2"/>
    <w:lvl w:ilvl="0">
      <w:start w:val="1"/>
      <w:numFmt w:val="bullet"/>
      <w:lvlText w:val=""/>
      <w:lvlJc w:val="left"/>
      <w:pPr>
        <w:tabs>
          <w:tab w:val="num" w:pos="1265"/>
        </w:tabs>
        <w:ind w:left="1265" w:hanging="360"/>
      </w:pPr>
      <w:rPr>
        <w:rFonts w:ascii="Symbol" w:hAnsi="Symbol" w:hint="default"/>
        <w:sz w:val="20"/>
      </w:rPr>
    </w:lvl>
    <w:lvl w:ilvl="1" w:tentative="1">
      <w:start w:val="1"/>
      <w:numFmt w:val="bullet"/>
      <w:lvlText w:val="o"/>
      <w:lvlJc w:val="left"/>
      <w:pPr>
        <w:tabs>
          <w:tab w:val="num" w:pos="1985"/>
        </w:tabs>
        <w:ind w:left="1985" w:hanging="360"/>
      </w:pPr>
      <w:rPr>
        <w:rFonts w:ascii="Courier New" w:hAnsi="Courier New" w:hint="default"/>
        <w:sz w:val="20"/>
      </w:rPr>
    </w:lvl>
    <w:lvl w:ilvl="2" w:tentative="1">
      <w:start w:val="1"/>
      <w:numFmt w:val="bullet"/>
      <w:lvlText w:val=""/>
      <w:lvlJc w:val="left"/>
      <w:pPr>
        <w:tabs>
          <w:tab w:val="num" w:pos="2705"/>
        </w:tabs>
        <w:ind w:left="2705" w:hanging="360"/>
      </w:pPr>
      <w:rPr>
        <w:rFonts w:ascii="Wingdings" w:hAnsi="Wingdings" w:hint="default"/>
        <w:sz w:val="20"/>
      </w:rPr>
    </w:lvl>
    <w:lvl w:ilvl="3" w:tentative="1">
      <w:start w:val="1"/>
      <w:numFmt w:val="bullet"/>
      <w:lvlText w:val=""/>
      <w:lvlJc w:val="left"/>
      <w:pPr>
        <w:tabs>
          <w:tab w:val="num" w:pos="3425"/>
        </w:tabs>
        <w:ind w:left="3425" w:hanging="360"/>
      </w:pPr>
      <w:rPr>
        <w:rFonts w:ascii="Wingdings" w:hAnsi="Wingdings" w:hint="default"/>
        <w:sz w:val="20"/>
      </w:rPr>
    </w:lvl>
    <w:lvl w:ilvl="4" w:tentative="1">
      <w:start w:val="1"/>
      <w:numFmt w:val="bullet"/>
      <w:lvlText w:val=""/>
      <w:lvlJc w:val="left"/>
      <w:pPr>
        <w:tabs>
          <w:tab w:val="num" w:pos="4145"/>
        </w:tabs>
        <w:ind w:left="4145" w:hanging="360"/>
      </w:pPr>
      <w:rPr>
        <w:rFonts w:ascii="Wingdings" w:hAnsi="Wingdings" w:hint="default"/>
        <w:sz w:val="20"/>
      </w:rPr>
    </w:lvl>
    <w:lvl w:ilvl="5" w:tentative="1">
      <w:start w:val="1"/>
      <w:numFmt w:val="bullet"/>
      <w:lvlText w:val=""/>
      <w:lvlJc w:val="left"/>
      <w:pPr>
        <w:tabs>
          <w:tab w:val="num" w:pos="4865"/>
        </w:tabs>
        <w:ind w:left="4865" w:hanging="360"/>
      </w:pPr>
      <w:rPr>
        <w:rFonts w:ascii="Wingdings" w:hAnsi="Wingdings" w:hint="default"/>
        <w:sz w:val="20"/>
      </w:rPr>
    </w:lvl>
    <w:lvl w:ilvl="6" w:tentative="1">
      <w:start w:val="1"/>
      <w:numFmt w:val="bullet"/>
      <w:lvlText w:val=""/>
      <w:lvlJc w:val="left"/>
      <w:pPr>
        <w:tabs>
          <w:tab w:val="num" w:pos="5585"/>
        </w:tabs>
        <w:ind w:left="5585" w:hanging="360"/>
      </w:pPr>
      <w:rPr>
        <w:rFonts w:ascii="Wingdings" w:hAnsi="Wingdings" w:hint="default"/>
        <w:sz w:val="20"/>
      </w:rPr>
    </w:lvl>
    <w:lvl w:ilvl="7" w:tentative="1">
      <w:start w:val="1"/>
      <w:numFmt w:val="bullet"/>
      <w:lvlText w:val=""/>
      <w:lvlJc w:val="left"/>
      <w:pPr>
        <w:tabs>
          <w:tab w:val="num" w:pos="6305"/>
        </w:tabs>
        <w:ind w:left="6305" w:hanging="360"/>
      </w:pPr>
      <w:rPr>
        <w:rFonts w:ascii="Wingdings" w:hAnsi="Wingdings" w:hint="default"/>
        <w:sz w:val="20"/>
      </w:rPr>
    </w:lvl>
    <w:lvl w:ilvl="8" w:tentative="1">
      <w:start w:val="1"/>
      <w:numFmt w:val="bullet"/>
      <w:lvlText w:val=""/>
      <w:lvlJc w:val="left"/>
      <w:pPr>
        <w:tabs>
          <w:tab w:val="num" w:pos="7025"/>
        </w:tabs>
        <w:ind w:left="7025" w:hanging="360"/>
      </w:pPr>
      <w:rPr>
        <w:rFonts w:ascii="Wingdings" w:hAnsi="Wingdings" w:hint="default"/>
        <w:sz w:val="20"/>
      </w:rPr>
    </w:lvl>
  </w:abstractNum>
  <w:abstractNum w:abstractNumId="1" w15:restartNumberingAfterBreak="0">
    <w:nsid w:val="06922E27"/>
    <w:multiLevelType w:val="multilevel"/>
    <w:tmpl w:val="8774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B0436"/>
    <w:multiLevelType w:val="multilevel"/>
    <w:tmpl w:val="88083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F6726"/>
    <w:multiLevelType w:val="multilevel"/>
    <w:tmpl w:val="BE0E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E1718"/>
    <w:multiLevelType w:val="multilevel"/>
    <w:tmpl w:val="598A7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1183C"/>
    <w:multiLevelType w:val="multilevel"/>
    <w:tmpl w:val="F70E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B36EA"/>
    <w:multiLevelType w:val="multilevel"/>
    <w:tmpl w:val="AFD614A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50329"/>
    <w:multiLevelType w:val="multilevel"/>
    <w:tmpl w:val="F99EC0DC"/>
    <w:lvl w:ilvl="0">
      <w:start w:val="1"/>
      <w:numFmt w:val="decimal"/>
      <w:lvlText w:val="%1."/>
      <w:lvlJc w:val="left"/>
      <w:pPr>
        <w:ind w:left="1013"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154"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71" w:hanging="360"/>
      </w:pPr>
      <w:rPr>
        <w:rFonts w:hint="default"/>
        <w:lang w:val="en-US" w:eastAsia="en-US" w:bidi="ar-SA"/>
      </w:rPr>
    </w:lvl>
    <w:lvl w:ilvl="4">
      <w:numFmt w:val="bullet"/>
      <w:lvlText w:val="•"/>
      <w:lvlJc w:val="left"/>
      <w:pPr>
        <w:ind w:left="3682" w:hanging="360"/>
      </w:pPr>
      <w:rPr>
        <w:rFonts w:hint="default"/>
        <w:lang w:val="en-US" w:eastAsia="en-US" w:bidi="ar-SA"/>
      </w:rPr>
    </w:lvl>
    <w:lvl w:ilvl="5">
      <w:numFmt w:val="bullet"/>
      <w:lvlText w:val="•"/>
      <w:lvlJc w:val="left"/>
      <w:pPr>
        <w:ind w:left="4793" w:hanging="360"/>
      </w:pPr>
      <w:rPr>
        <w:rFonts w:hint="default"/>
        <w:lang w:val="en-US" w:eastAsia="en-US" w:bidi="ar-SA"/>
      </w:rPr>
    </w:lvl>
    <w:lvl w:ilvl="6">
      <w:numFmt w:val="bullet"/>
      <w:lvlText w:val="•"/>
      <w:lvlJc w:val="left"/>
      <w:pPr>
        <w:ind w:left="5904" w:hanging="360"/>
      </w:pPr>
      <w:rPr>
        <w:rFonts w:hint="default"/>
        <w:lang w:val="en-US" w:eastAsia="en-US" w:bidi="ar-SA"/>
      </w:rPr>
    </w:lvl>
    <w:lvl w:ilvl="7">
      <w:numFmt w:val="bullet"/>
      <w:lvlText w:val="•"/>
      <w:lvlJc w:val="left"/>
      <w:pPr>
        <w:ind w:left="7015" w:hanging="360"/>
      </w:pPr>
      <w:rPr>
        <w:rFonts w:hint="default"/>
        <w:lang w:val="en-US" w:eastAsia="en-US" w:bidi="ar-SA"/>
      </w:rPr>
    </w:lvl>
    <w:lvl w:ilvl="8">
      <w:numFmt w:val="bullet"/>
      <w:lvlText w:val="•"/>
      <w:lvlJc w:val="left"/>
      <w:pPr>
        <w:ind w:left="8126" w:hanging="360"/>
      </w:pPr>
      <w:rPr>
        <w:rFonts w:hint="default"/>
        <w:lang w:val="en-US" w:eastAsia="en-US" w:bidi="ar-SA"/>
      </w:rPr>
    </w:lvl>
  </w:abstractNum>
  <w:abstractNum w:abstractNumId="8" w15:restartNumberingAfterBreak="0">
    <w:nsid w:val="119C4C9B"/>
    <w:multiLevelType w:val="multilevel"/>
    <w:tmpl w:val="10E8E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74561"/>
    <w:multiLevelType w:val="multilevel"/>
    <w:tmpl w:val="B1C6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D522CC"/>
    <w:multiLevelType w:val="multilevel"/>
    <w:tmpl w:val="4C1C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5D7072"/>
    <w:multiLevelType w:val="multilevel"/>
    <w:tmpl w:val="24B0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F52AA0"/>
    <w:multiLevelType w:val="multilevel"/>
    <w:tmpl w:val="C866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050CBE"/>
    <w:multiLevelType w:val="multilevel"/>
    <w:tmpl w:val="0C7A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5B7824"/>
    <w:multiLevelType w:val="multilevel"/>
    <w:tmpl w:val="B044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AE61DB"/>
    <w:multiLevelType w:val="multilevel"/>
    <w:tmpl w:val="9694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FD4695"/>
    <w:multiLevelType w:val="multilevel"/>
    <w:tmpl w:val="F2C29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7576BC"/>
    <w:multiLevelType w:val="multilevel"/>
    <w:tmpl w:val="A80C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966F66"/>
    <w:multiLevelType w:val="multilevel"/>
    <w:tmpl w:val="B54E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154283"/>
    <w:multiLevelType w:val="multilevel"/>
    <w:tmpl w:val="B454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2C19C8"/>
    <w:multiLevelType w:val="multilevel"/>
    <w:tmpl w:val="738A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B26E84"/>
    <w:multiLevelType w:val="multilevel"/>
    <w:tmpl w:val="29D2B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B548EC"/>
    <w:multiLevelType w:val="multilevel"/>
    <w:tmpl w:val="981C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E1680D"/>
    <w:multiLevelType w:val="multilevel"/>
    <w:tmpl w:val="F9BA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1D6914"/>
    <w:multiLevelType w:val="multilevel"/>
    <w:tmpl w:val="BDA03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DF0CB5"/>
    <w:multiLevelType w:val="multilevel"/>
    <w:tmpl w:val="692A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6812D3"/>
    <w:multiLevelType w:val="multilevel"/>
    <w:tmpl w:val="DD12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3D227D"/>
    <w:multiLevelType w:val="multilevel"/>
    <w:tmpl w:val="BBCC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9F5152"/>
    <w:multiLevelType w:val="multilevel"/>
    <w:tmpl w:val="093C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3B2565"/>
    <w:multiLevelType w:val="multilevel"/>
    <w:tmpl w:val="860C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D11DE8"/>
    <w:multiLevelType w:val="multilevel"/>
    <w:tmpl w:val="104CA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9D454E"/>
    <w:multiLevelType w:val="multilevel"/>
    <w:tmpl w:val="025C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664158"/>
    <w:multiLevelType w:val="multilevel"/>
    <w:tmpl w:val="0850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E17204"/>
    <w:multiLevelType w:val="hybridMultilevel"/>
    <w:tmpl w:val="B40601BE"/>
    <w:lvl w:ilvl="0" w:tplc="29E803C8">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1" w:tplc="8CB476DC">
      <w:numFmt w:val="bullet"/>
      <w:lvlText w:val="•"/>
      <w:lvlJc w:val="left"/>
      <w:pPr>
        <w:ind w:left="2348" w:hanging="360"/>
      </w:pPr>
      <w:rPr>
        <w:rFonts w:hint="default"/>
        <w:lang w:val="en-US" w:eastAsia="en-US" w:bidi="ar-SA"/>
      </w:rPr>
    </w:lvl>
    <w:lvl w:ilvl="2" w:tplc="621080C8">
      <w:numFmt w:val="bullet"/>
      <w:lvlText w:val="•"/>
      <w:lvlJc w:val="left"/>
      <w:pPr>
        <w:ind w:left="3237" w:hanging="360"/>
      </w:pPr>
      <w:rPr>
        <w:rFonts w:hint="default"/>
        <w:lang w:val="en-US" w:eastAsia="en-US" w:bidi="ar-SA"/>
      </w:rPr>
    </w:lvl>
    <w:lvl w:ilvl="3" w:tplc="E1F05D3C">
      <w:numFmt w:val="bullet"/>
      <w:lvlText w:val="•"/>
      <w:lvlJc w:val="left"/>
      <w:pPr>
        <w:ind w:left="4126" w:hanging="360"/>
      </w:pPr>
      <w:rPr>
        <w:rFonts w:hint="default"/>
        <w:lang w:val="en-US" w:eastAsia="en-US" w:bidi="ar-SA"/>
      </w:rPr>
    </w:lvl>
    <w:lvl w:ilvl="4" w:tplc="427603BC">
      <w:numFmt w:val="bullet"/>
      <w:lvlText w:val="•"/>
      <w:lvlJc w:val="left"/>
      <w:pPr>
        <w:ind w:left="5015" w:hanging="360"/>
      </w:pPr>
      <w:rPr>
        <w:rFonts w:hint="default"/>
        <w:lang w:val="en-US" w:eastAsia="en-US" w:bidi="ar-SA"/>
      </w:rPr>
    </w:lvl>
    <w:lvl w:ilvl="5" w:tplc="7B32BC84">
      <w:numFmt w:val="bullet"/>
      <w:lvlText w:val="•"/>
      <w:lvlJc w:val="left"/>
      <w:pPr>
        <w:ind w:left="5904" w:hanging="360"/>
      </w:pPr>
      <w:rPr>
        <w:rFonts w:hint="default"/>
        <w:lang w:val="en-US" w:eastAsia="en-US" w:bidi="ar-SA"/>
      </w:rPr>
    </w:lvl>
    <w:lvl w:ilvl="6" w:tplc="8D44032C">
      <w:numFmt w:val="bullet"/>
      <w:lvlText w:val="•"/>
      <w:lvlJc w:val="left"/>
      <w:pPr>
        <w:ind w:left="6793" w:hanging="360"/>
      </w:pPr>
      <w:rPr>
        <w:rFonts w:hint="default"/>
        <w:lang w:val="en-US" w:eastAsia="en-US" w:bidi="ar-SA"/>
      </w:rPr>
    </w:lvl>
    <w:lvl w:ilvl="7" w:tplc="F9643EAE">
      <w:numFmt w:val="bullet"/>
      <w:lvlText w:val="•"/>
      <w:lvlJc w:val="left"/>
      <w:pPr>
        <w:ind w:left="7681" w:hanging="360"/>
      </w:pPr>
      <w:rPr>
        <w:rFonts w:hint="default"/>
        <w:lang w:val="en-US" w:eastAsia="en-US" w:bidi="ar-SA"/>
      </w:rPr>
    </w:lvl>
    <w:lvl w:ilvl="8" w:tplc="06D20D82">
      <w:numFmt w:val="bullet"/>
      <w:lvlText w:val="•"/>
      <w:lvlJc w:val="left"/>
      <w:pPr>
        <w:ind w:left="8570" w:hanging="360"/>
      </w:pPr>
      <w:rPr>
        <w:rFonts w:hint="default"/>
        <w:lang w:val="en-US" w:eastAsia="en-US" w:bidi="ar-SA"/>
      </w:rPr>
    </w:lvl>
  </w:abstractNum>
  <w:abstractNum w:abstractNumId="34" w15:restartNumberingAfterBreak="0">
    <w:nsid w:val="363962E1"/>
    <w:multiLevelType w:val="multilevel"/>
    <w:tmpl w:val="1E9A4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F43BAF"/>
    <w:multiLevelType w:val="hybridMultilevel"/>
    <w:tmpl w:val="C55E2768"/>
    <w:lvl w:ilvl="0" w:tplc="17F0BFA6">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1" w:tplc="DD9C62A4">
      <w:numFmt w:val="bullet"/>
      <w:lvlText w:val="•"/>
      <w:lvlJc w:val="left"/>
      <w:pPr>
        <w:ind w:left="2348" w:hanging="360"/>
      </w:pPr>
      <w:rPr>
        <w:rFonts w:hint="default"/>
        <w:lang w:val="en-US" w:eastAsia="en-US" w:bidi="ar-SA"/>
      </w:rPr>
    </w:lvl>
    <w:lvl w:ilvl="2" w:tplc="84820376">
      <w:numFmt w:val="bullet"/>
      <w:lvlText w:val="•"/>
      <w:lvlJc w:val="left"/>
      <w:pPr>
        <w:ind w:left="3237" w:hanging="360"/>
      </w:pPr>
      <w:rPr>
        <w:rFonts w:hint="default"/>
        <w:lang w:val="en-US" w:eastAsia="en-US" w:bidi="ar-SA"/>
      </w:rPr>
    </w:lvl>
    <w:lvl w:ilvl="3" w:tplc="3E2A65CE">
      <w:numFmt w:val="bullet"/>
      <w:lvlText w:val="•"/>
      <w:lvlJc w:val="left"/>
      <w:pPr>
        <w:ind w:left="4126" w:hanging="360"/>
      </w:pPr>
      <w:rPr>
        <w:rFonts w:hint="default"/>
        <w:lang w:val="en-US" w:eastAsia="en-US" w:bidi="ar-SA"/>
      </w:rPr>
    </w:lvl>
    <w:lvl w:ilvl="4" w:tplc="097090A4">
      <w:numFmt w:val="bullet"/>
      <w:lvlText w:val="•"/>
      <w:lvlJc w:val="left"/>
      <w:pPr>
        <w:ind w:left="5015" w:hanging="360"/>
      </w:pPr>
      <w:rPr>
        <w:rFonts w:hint="default"/>
        <w:lang w:val="en-US" w:eastAsia="en-US" w:bidi="ar-SA"/>
      </w:rPr>
    </w:lvl>
    <w:lvl w:ilvl="5" w:tplc="85CEA46C">
      <w:numFmt w:val="bullet"/>
      <w:lvlText w:val="•"/>
      <w:lvlJc w:val="left"/>
      <w:pPr>
        <w:ind w:left="5904" w:hanging="360"/>
      </w:pPr>
      <w:rPr>
        <w:rFonts w:hint="default"/>
        <w:lang w:val="en-US" w:eastAsia="en-US" w:bidi="ar-SA"/>
      </w:rPr>
    </w:lvl>
    <w:lvl w:ilvl="6" w:tplc="5D9A5402">
      <w:numFmt w:val="bullet"/>
      <w:lvlText w:val="•"/>
      <w:lvlJc w:val="left"/>
      <w:pPr>
        <w:ind w:left="6793" w:hanging="360"/>
      </w:pPr>
      <w:rPr>
        <w:rFonts w:hint="default"/>
        <w:lang w:val="en-US" w:eastAsia="en-US" w:bidi="ar-SA"/>
      </w:rPr>
    </w:lvl>
    <w:lvl w:ilvl="7" w:tplc="21E0191E">
      <w:numFmt w:val="bullet"/>
      <w:lvlText w:val="•"/>
      <w:lvlJc w:val="left"/>
      <w:pPr>
        <w:ind w:left="7681" w:hanging="360"/>
      </w:pPr>
      <w:rPr>
        <w:rFonts w:hint="default"/>
        <w:lang w:val="en-US" w:eastAsia="en-US" w:bidi="ar-SA"/>
      </w:rPr>
    </w:lvl>
    <w:lvl w:ilvl="8" w:tplc="FEC69A84">
      <w:numFmt w:val="bullet"/>
      <w:lvlText w:val="•"/>
      <w:lvlJc w:val="left"/>
      <w:pPr>
        <w:ind w:left="8570" w:hanging="360"/>
      </w:pPr>
      <w:rPr>
        <w:rFonts w:hint="default"/>
        <w:lang w:val="en-US" w:eastAsia="en-US" w:bidi="ar-SA"/>
      </w:rPr>
    </w:lvl>
  </w:abstractNum>
  <w:abstractNum w:abstractNumId="36" w15:restartNumberingAfterBreak="0">
    <w:nsid w:val="389C013D"/>
    <w:multiLevelType w:val="multilevel"/>
    <w:tmpl w:val="5DA8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873B84"/>
    <w:multiLevelType w:val="hybridMultilevel"/>
    <w:tmpl w:val="DFBA8866"/>
    <w:lvl w:ilvl="0" w:tplc="4E0CB59A">
      <w:start w:val="3"/>
      <w:numFmt w:val="decimal"/>
      <w:lvlText w:val="%1."/>
      <w:lvlJc w:val="left"/>
      <w:pPr>
        <w:ind w:left="1013" w:hanging="281"/>
      </w:pPr>
      <w:rPr>
        <w:rFonts w:ascii="Times New Roman" w:eastAsia="Times New Roman" w:hAnsi="Times New Roman" w:cs="Times New Roman" w:hint="default"/>
        <w:b/>
        <w:bCs/>
        <w:i w:val="0"/>
        <w:iCs w:val="0"/>
        <w:spacing w:val="0"/>
        <w:w w:val="100"/>
        <w:sz w:val="28"/>
        <w:szCs w:val="28"/>
        <w:lang w:val="en-US" w:eastAsia="en-US" w:bidi="ar-SA"/>
      </w:rPr>
    </w:lvl>
    <w:lvl w:ilvl="1" w:tplc="8A56662A">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2" w:tplc="EFDA0B82">
      <w:numFmt w:val="bullet"/>
      <w:lvlText w:val="•"/>
      <w:lvlJc w:val="left"/>
      <w:pPr>
        <w:ind w:left="2447" w:hanging="360"/>
      </w:pPr>
      <w:rPr>
        <w:rFonts w:hint="default"/>
        <w:lang w:val="en-US" w:eastAsia="en-US" w:bidi="ar-SA"/>
      </w:rPr>
    </w:lvl>
    <w:lvl w:ilvl="3" w:tplc="F40C141C">
      <w:numFmt w:val="bullet"/>
      <w:lvlText w:val="•"/>
      <w:lvlJc w:val="left"/>
      <w:pPr>
        <w:ind w:left="3435" w:hanging="360"/>
      </w:pPr>
      <w:rPr>
        <w:rFonts w:hint="default"/>
        <w:lang w:val="en-US" w:eastAsia="en-US" w:bidi="ar-SA"/>
      </w:rPr>
    </w:lvl>
    <w:lvl w:ilvl="4" w:tplc="E36AE81C">
      <w:numFmt w:val="bullet"/>
      <w:lvlText w:val="•"/>
      <w:lvlJc w:val="left"/>
      <w:pPr>
        <w:ind w:left="4422" w:hanging="360"/>
      </w:pPr>
      <w:rPr>
        <w:rFonts w:hint="default"/>
        <w:lang w:val="en-US" w:eastAsia="en-US" w:bidi="ar-SA"/>
      </w:rPr>
    </w:lvl>
    <w:lvl w:ilvl="5" w:tplc="26F4BA9C">
      <w:numFmt w:val="bullet"/>
      <w:lvlText w:val="•"/>
      <w:lvlJc w:val="left"/>
      <w:pPr>
        <w:ind w:left="5410" w:hanging="360"/>
      </w:pPr>
      <w:rPr>
        <w:rFonts w:hint="default"/>
        <w:lang w:val="en-US" w:eastAsia="en-US" w:bidi="ar-SA"/>
      </w:rPr>
    </w:lvl>
    <w:lvl w:ilvl="6" w:tplc="A89CDF0A">
      <w:numFmt w:val="bullet"/>
      <w:lvlText w:val="•"/>
      <w:lvlJc w:val="left"/>
      <w:pPr>
        <w:ind w:left="6398" w:hanging="360"/>
      </w:pPr>
      <w:rPr>
        <w:rFonts w:hint="default"/>
        <w:lang w:val="en-US" w:eastAsia="en-US" w:bidi="ar-SA"/>
      </w:rPr>
    </w:lvl>
    <w:lvl w:ilvl="7" w:tplc="1ED2E350">
      <w:numFmt w:val="bullet"/>
      <w:lvlText w:val="•"/>
      <w:lvlJc w:val="left"/>
      <w:pPr>
        <w:ind w:left="7385" w:hanging="360"/>
      </w:pPr>
      <w:rPr>
        <w:rFonts w:hint="default"/>
        <w:lang w:val="en-US" w:eastAsia="en-US" w:bidi="ar-SA"/>
      </w:rPr>
    </w:lvl>
    <w:lvl w:ilvl="8" w:tplc="27565AC4">
      <w:numFmt w:val="bullet"/>
      <w:lvlText w:val="•"/>
      <w:lvlJc w:val="left"/>
      <w:pPr>
        <w:ind w:left="8373" w:hanging="360"/>
      </w:pPr>
      <w:rPr>
        <w:rFonts w:hint="default"/>
        <w:lang w:val="en-US" w:eastAsia="en-US" w:bidi="ar-SA"/>
      </w:rPr>
    </w:lvl>
  </w:abstractNum>
  <w:abstractNum w:abstractNumId="38" w15:restartNumberingAfterBreak="0">
    <w:nsid w:val="3CB10A56"/>
    <w:multiLevelType w:val="hybridMultilevel"/>
    <w:tmpl w:val="8F40ED12"/>
    <w:lvl w:ilvl="0" w:tplc="6622B322">
      <w:start w:val="1"/>
      <w:numFmt w:val="decimal"/>
      <w:lvlText w:val="%1."/>
      <w:lvlJc w:val="left"/>
      <w:pPr>
        <w:ind w:left="1013" w:hanging="281"/>
      </w:pPr>
      <w:rPr>
        <w:rFonts w:ascii="Times New Roman" w:eastAsia="Times New Roman" w:hAnsi="Times New Roman" w:cs="Times New Roman" w:hint="default"/>
        <w:b/>
        <w:bCs/>
        <w:i w:val="0"/>
        <w:iCs w:val="0"/>
        <w:spacing w:val="0"/>
        <w:w w:val="100"/>
        <w:sz w:val="28"/>
        <w:szCs w:val="28"/>
        <w:lang w:val="en-US" w:eastAsia="en-US" w:bidi="ar-SA"/>
      </w:rPr>
    </w:lvl>
    <w:lvl w:ilvl="1" w:tplc="D6BEF628">
      <w:start w:val="1"/>
      <w:numFmt w:val="lowerLetter"/>
      <w:lvlText w:val="%2."/>
      <w:lvlJc w:val="left"/>
      <w:pPr>
        <w:ind w:left="1013" w:hanging="281"/>
      </w:pPr>
      <w:rPr>
        <w:rFonts w:hint="default"/>
        <w:spacing w:val="0"/>
        <w:w w:val="100"/>
        <w:lang w:val="en-US" w:eastAsia="en-US" w:bidi="ar-SA"/>
      </w:rPr>
    </w:lvl>
    <w:lvl w:ilvl="2" w:tplc="11E26AD6">
      <w:numFmt w:val="bullet"/>
      <w:lvlText w:val=""/>
      <w:lvlJc w:val="left"/>
      <w:pPr>
        <w:ind w:left="1452" w:hanging="360"/>
      </w:pPr>
      <w:rPr>
        <w:rFonts w:ascii="Symbol" w:eastAsia="Symbol" w:hAnsi="Symbol" w:cs="Symbol" w:hint="default"/>
        <w:spacing w:val="0"/>
        <w:w w:val="99"/>
        <w:lang w:val="en-US" w:eastAsia="en-US" w:bidi="ar-SA"/>
      </w:rPr>
    </w:lvl>
    <w:lvl w:ilvl="3" w:tplc="1006358C">
      <w:numFmt w:val="bullet"/>
      <w:lvlText w:val="•"/>
      <w:lvlJc w:val="left"/>
      <w:pPr>
        <w:ind w:left="2571" w:hanging="360"/>
      </w:pPr>
      <w:rPr>
        <w:rFonts w:hint="default"/>
        <w:lang w:val="en-US" w:eastAsia="en-US" w:bidi="ar-SA"/>
      </w:rPr>
    </w:lvl>
    <w:lvl w:ilvl="4" w:tplc="A97A54F2">
      <w:numFmt w:val="bullet"/>
      <w:lvlText w:val="•"/>
      <w:lvlJc w:val="left"/>
      <w:pPr>
        <w:ind w:left="3682" w:hanging="360"/>
      </w:pPr>
      <w:rPr>
        <w:rFonts w:hint="default"/>
        <w:lang w:val="en-US" w:eastAsia="en-US" w:bidi="ar-SA"/>
      </w:rPr>
    </w:lvl>
    <w:lvl w:ilvl="5" w:tplc="5EC667CA">
      <w:numFmt w:val="bullet"/>
      <w:lvlText w:val="•"/>
      <w:lvlJc w:val="left"/>
      <w:pPr>
        <w:ind w:left="4793" w:hanging="360"/>
      </w:pPr>
      <w:rPr>
        <w:rFonts w:hint="default"/>
        <w:lang w:val="en-US" w:eastAsia="en-US" w:bidi="ar-SA"/>
      </w:rPr>
    </w:lvl>
    <w:lvl w:ilvl="6" w:tplc="2A206F32">
      <w:numFmt w:val="bullet"/>
      <w:lvlText w:val="•"/>
      <w:lvlJc w:val="left"/>
      <w:pPr>
        <w:ind w:left="5904" w:hanging="360"/>
      </w:pPr>
      <w:rPr>
        <w:rFonts w:hint="default"/>
        <w:lang w:val="en-US" w:eastAsia="en-US" w:bidi="ar-SA"/>
      </w:rPr>
    </w:lvl>
    <w:lvl w:ilvl="7" w:tplc="34B8F22A">
      <w:numFmt w:val="bullet"/>
      <w:lvlText w:val="•"/>
      <w:lvlJc w:val="left"/>
      <w:pPr>
        <w:ind w:left="7015" w:hanging="360"/>
      </w:pPr>
      <w:rPr>
        <w:rFonts w:hint="default"/>
        <w:lang w:val="en-US" w:eastAsia="en-US" w:bidi="ar-SA"/>
      </w:rPr>
    </w:lvl>
    <w:lvl w:ilvl="8" w:tplc="E5544E36">
      <w:numFmt w:val="bullet"/>
      <w:lvlText w:val="•"/>
      <w:lvlJc w:val="left"/>
      <w:pPr>
        <w:ind w:left="8126" w:hanging="360"/>
      </w:pPr>
      <w:rPr>
        <w:rFonts w:hint="default"/>
        <w:lang w:val="en-US" w:eastAsia="en-US" w:bidi="ar-SA"/>
      </w:rPr>
    </w:lvl>
  </w:abstractNum>
  <w:abstractNum w:abstractNumId="39" w15:restartNumberingAfterBreak="0">
    <w:nsid w:val="3E6314A5"/>
    <w:multiLevelType w:val="multilevel"/>
    <w:tmpl w:val="618A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8A6637"/>
    <w:multiLevelType w:val="multilevel"/>
    <w:tmpl w:val="23F4C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502F56"/>
    <w:multiLevelType w:val="multilevel"/>
    <w:tmpl w:val="6076F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683534"/>
    <w:multiLevelType w:val="multilevel"/>
    <w:tmpl w:val="B3B6F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C077A2"/>
    <w:multiLevelType w:val="multilevel"/>
    <w:tmpl w:val="C45ED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C83329"/>
    <w:multiLevelType w:val="multilevel"/>
    <w:tmpl w:val="DDB4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8F52DF"/>
    <w:multiLevelType w:val="hybridMultilevel"/>
    <w:tmpl w:val="5704C118"/>
    <w:lvl w:ilvl="0" w:tplc="4256539E">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6" w15:restartNumberingAfterBreak="0">
    <w:nsid w:val="458829D0"/>
    <w:multiLevelType w:val="multilevel"/>
    <w:tmpl w:val="B42A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BA19C9"/>
    <w:multiLevelType w:val="multilevel"/>
    <w:tmpl w:val="B4327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4F2DC9"/>
    <w:multiLevelType w:val="multilevel"/>
    <w:tmpl w:val="547EC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A81E3B"/>
    <w:multiLevelType w:val="multilevel"/>
    <w:tmpl w:val="F5A0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8D6D08"/>
    <w:multiLevelType w:val="hybridMultilevel"/>
    <w:tmpl w:val="55B0A5F8"/>
    <w:lvl w:ilvl="0" w:tplc="B97C5D32">
      <w:start w:val="5"/>
      <w:numFmt w:val="decimal"/>
      <w:lvlText w:val="%1."/>
      <w:lvlJc w:val="left"/>
      <w:pPr>
        <w:ind w:left="1452" w:hanging="360"/>
      </w:pPr>
      <w:rPr>
        <w:rFonts w:ascii="Times New Roman" w:eastAsia="Times New Roman" w:hAnsi="Times New Roman" w:cs="Times New Roman" w:hint="default"/>
        <w:b w:val="0"/>
        <w:bCs w:val="0"/>
        <w:i w:val="0"/>
        <w:iCs w:val="0"/>
        <w:spacing w:val="0"/>
        <w:w w:val="100"/>
        <w:sz w:val="30"/>
        <w:szCs w:val="30"/>
        <w:lang w:val="en-US" w:eastAsia="en-US" w:bidi="ar-SA"/>
      </w:rPr>
    </w:lvl>
    <w:lvl w:ilvl="1" w:tplc="BD2E2924">
      <w:numFmt w:val="bullet"/>
      <w:lvlText w:val="•"/>
      <w:lvlJc w:val="left"/>
      <w:pPr>
        <w:ind w:left="2348" w:hanging="360"/>
      </w:pPr>
      <w:rPr>
        <w:rFonts w:hint="default"/>
        <w:lang w:val="en-US" w:eastAsia="en-US" w:bidi="ar-SA"/>
      </w:rPr>
    </w:lvl>
    <w:lvl w:ilvl="2" w:tplc="9A508DEE">
      <w:numFmt w:val="bullet"/>
      <w:lvlText w:val="•"/>
      <w:lvlJc w:val="left"/>
      <w:pPr>
        <w:ind w:left="3237" w:hanging="360"/>
      </w:pPr>
      <w:rPr>
        <w:rFonts w:hint="default"/>
        <w:lang w:val="en-US" w:eastAsia="en-US" w:bidi="ar-SA"/>
      </w:rPr>
    </w:lvl>
    <w:lvl w:ilvl="3" w:tplc="60A87640">
      <w:numFmt w:val="bullet"/>
      <w:lvlText w:val="•"/>
      <w:lvlJc w:val="left"/>
      <w:pPr>
        <w:ind w:left="4126" w:hanging="360"/>
      </w:pPr>
      <w:rPr>
        <w:rFonts w:hint="default"/>
        <w:lang w:val="en-US" w:eastAsia="en-US" w:bidi="ar-SA"/>
      </w:rPr>
    </w:lvl>
    <w:lvl w:ilvl="4" w:tplc="E73A24EA">
      <w:numFmt w:val="bullet"/>
      <w:lvlText w:val="•"/>
      <w:lvlJc w:val="left"/>
      <w:pPr>
        <w:ind w:left="5015" w:hanging="360"/>
      </w:pPr>
      <w:rPr>
        <w:rFonts w:hint="default"/>
        <w:lang w:val="en-US" w:eastAsia="en-US" w:bidi="ar-SA"/>
      </w:rPr>
    </w:lvl>
    <w:lvl w:ilvl="5" w:tplc="75D60208">
      <w:numFmt w:val="bullet"/>
      <w:lvlText w:val="•"/>
      <w:lvlJc w:val="left"/>
      <w:pPr>
        <w:ind w:left="5904" w:hanging="360"/>
      </w:pPr>
      <w:rPr>
        <w:rFonts w:hint="default"/>
        <w:lang w:val="en-US" w:eastAsia="en-US" w:bidi="ar-SA"/>
      </w:rPr>
    </w:lvl>
    <w:lvl w:ilvl="6" w:tplc="6B9CA16A">
      <w:numFmt w:val="bullet"/>
      <w:lvlText w:val="•"/>
      <w:lvlJc w:val="left"/>
      <w:pPr>
        <w:ind w:left="6793" w:hanging="360"/>
      </w:pPr>
      <w:rPr>
        <w:rFonts w:hint="default"/>
        <w:lang w:val="en-US" w:eastAsia="en-US" w:bidi="ar-SA"/>
      </w:rPr>
    </w:lvl>
    <w:lvl w:ilvl="7" w:tplc="DEFE4A1E">
      <w:numFmt w:val="bullet"/>
      <w:lvlText w:val="•"/>
      <w:lvlJc w:val="left"/>
      <w:pPr>
        <w:ind w:left="7681" w:hanging="360"/>
      </w:pPr>
      <w:rPr>
        <w:rFonts w:hint="default"/>
        <w:lang w:val="en-US" w:eastAsia="en-US" w:bidi="ar-SA"/>
      </w:rPr>
    </w:lvl>
    <w:lvl w:ilvl="8" w:tplc="D896A8B2">
      <w:numFmt w:val="bullet"/>
      <w:lvlText w:val="•"/>
      <w:lvlJc w:val="left"/>
      <w:pPr>
        <w:ind w:left="8570" w:hanging="360"/>
      </w:pPr>
      <w:rPr>
        <w:rFonts w:hint="default"/>
        <w:lang w:val="en-US" w:eastAsia="en-US" w:bidi="ar-SA"/>
      </w:rPr>
    </w:lvl>
  </w:abstractNum>
  <w:abstractNum w:abstractNumId="51" w15:restartNumberingAfterBreak="0">
    <w:nsid w:val="515B5E0A"/>
    <w:multiLevelType w:val="multilevel"/>
    <w:tmpl w:val="CBA2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CC6C56"/>
    <w:multiLevelType w:val="multilevel"/>
    <w:tmpl w:val="EC843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D93F3C"/>
    <w:multiLevelType w:val="multilevel"/>
    <w:tmpl w:val="5B8ED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411DD3"/>
    <w:multiLevelType w:val="hybridMultilevel"/>
    <w:tmpl w:val="B35EBF86"/>
    <w:lvl w:ilvl="0" w:tplc="0F58E0AA">
      <w:start w:val="1"/>
      <w:numFmt w:val="decimal"/>
      <w:lvlText w:val="%1."/>
      <w:lvlJc w:val="left"/>
      <w:pPr>
        <w:ind w:left="1013" w:hanging="281"/>
      </w:pPr>
      <w:rPr>
        <w:rFonts w:ascii="Times New Roman" w:eastAsia="Times New Roman" w:hAnsi="Times New Roman" w:cs="Times New Roman" w:hint="default"/>
        <w:b/>
        <w:bCs/>
        <w:i w:val="0"/>
        <w:iCs w:val="0"/>
        <w:spacing w:val="0"/>
        <w:w w:val="100"/>
        <w:sz w:val="28"/>
        <w:szCs w:val="28"/>
        <w:lang w:val="en-US" w:eastAsia="en-US" w:bidi="ar-SA"/>
      </w:rPr>
    </w:lvl>
    <w:lvl w:ilvl="1" w:tplc="6348493E">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2" w:tplc="62EC4DFE">
      <w:numFmt w:val="bullet"/>
      <w:lvlText w:val="•"/>
      <w:lvlJc w:val="left"/>
      <w:pPr>
        <w:ind w:left="2447" w:hanging="360"/>
      </w:pPr>
      <w:rPr>
        <w:rFonts w:hint="default"/>
        <w:lang w:val="en-US" w:eastAsia="en-US" w:bidi="ar-SA"/>
      </w:rPr>
    </w:lvl>
    <w:lvl w:ilvl="3" w:tplc="99C6A78E">
      <w:numFmt w:val="bullet"/>
      <w:lvlText w:val="•"/>
      <w:lvlJc w:val="left"/>
      <w:pPr>
        <w:ind w:left="3435" w:hanging="360"/>
      </w:pPr>
      <w:rPr>
        <w:rFonts w:hint="default"/>
        <w:lang w:val="en-US" w:eastAsia="en-US" w:bidi="ar-SA"/>
      </w:rPr>
    </w:lvl>
    <w:lvl w:ilvl="4" w:tplc="6E12234E">
      <w:numFmt w:val="bullet"/>
      <w:lvlText w:val="•"/>
      <w:lvlJc w:val="left"/>
      <w:pPr>
        <w:ind w:left="4422" w:hanging="360"/>
      </w:pPr>
      <w:rPr>
        <w:rFonts w:hint="default"/>
        <w:lang w:val="en-US" w:eastAsia="en-US" w:bidi="ar-SA"/>
      </w:rPr>
    </w:lvl>
    <w:lvl w:ilvl="5" w:tplc="F4063E42">
      <w:numFmt w:val="bullet"/>
      <w:lvlText w:val="•"/>
      <w:lvlJc w:val="left"/>
      <w:pPr>
        <w:ind w:left="5410" w:hanging="360"/>
      </w:pPr>
      <w:rPr>
        <w:rFonts w:hint="default"/>
        <w:lang w:val="en-US" w:eastAsia="en-US" w:bidi="ar-SA"/>
      </w:rPr>
    </w:lvl>
    <w:lvl w:ilvl="6" w:tplc="E8C80116">
      <w:numFmt w:val="bullet"/>
      <w:lvlText w:val="•"/>
      <w:lvlJc w:val="left"/>
      <w:pPr>
        <w:ind w:left="6398" w:hanging="360"/>
      </w:pPr>
      <w:rPr>
        <w:rFonts w:hint="default"/>
        <w:lang w:val="en-US" w:eastAsia="en-US" w:bidi="ar-SA"/>
      </w:rPr>
    </w:lvl>
    <w:lvl w:ilvl="7" w:tplc="FCE8DA5A">
      <w:numFmt w:val="bullet"/>
      <w:lvlText w:val="•"/>
      <w:lvlJc w:val="left"/>
      <w:pPr>
        <w:ind w:left="7385" w:hanging="360"/>
      </w:pPr>
      <w:rPr>
        <w:rFonts w:hint="default"/>
        <w:lang w:val="en-US" w:eastAsia="en-US" w:bidi="ar-SA"/>
      </w:rPr>
    </w:lvl>
    <w:lvl w:ilvl="8" w:tplc="70DC0EB2">
      <w:numFmt w:val="bullet"/>
      <w:lvlText w:val="•"/>
      <w:lvlJc w:val="left"/>
      <w:pPr>
        <w:ind w:left="8373" w:hanging="360"/>
      </w:pPr>
      <w:rPr>
        <w:rFonts w:hint="default"/>
        <w:lang w:val="en-US" w:eastAsia="en-US" w:bidi="ar-SA"/>
      </w:rPr>
    </w:lvl>
  </w:abstractNum>
  <w:abstractNum w:abstractNumId="55" w15:restartNumberingAfterBreak="0">
    <w:nsid w:val="595A1BF7"/>
    <w:multiLevelType w:val="multilevel"/>
    <w:tmpl w:val="00062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355A58"/>
    <w:multiLevelType w:val="multilevel"/>
    <w:tmpl w:val="6F78A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0747F8"/>
    <w:multiLevelType w:val="multilevel"/>
    <w:tmpl w:val="9690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5B297D"/>
    <w:multiLevelType w:val="multilevel"/>
    <w:tmpl w:val="947E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9411DD"/>
    <w:multiLevelType w:val="multilevel"/>
    <w:tmpl w:val="225EF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1B54A1"/>
    <w:multiLevelType w:val="multilevel"/>
    <w:tmpl w:val="EF9C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8C59EF"/>
    <w:multiLevelType w:val="multilevel"/>
    <w:tmpl w:val="02EC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F24712"/>
    <w:multiLevelType w:val="multilevel"/>
    <w:tmpl w:val="637E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21743B"/>
    <w:multiLevelType w:val="multilevel"/>
    <w:tmpl w:val="94FC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31669E"/>
    <w:multiLevelType w:val="multilevel"/>
    <w:tmpl w:val="2870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413F91"/>
    <w:multiLevelType w:val="multilevel"/>
    <w:tmpl w:val="E098B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0F5670"/>
    <w:multiLevelType w:val="multilevel"/>
    <w:tmpl w:val="9520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AF4312"/>
    <w:multiLevelType w:val="multilevel"/>
    <w:tmpl w:val="8A569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18669A5"/>
    <w:multiLevelType w:val="hybridMultilevel"/>
    <w:tmpl w:val="591A9492"/>
    <w:lvl w:ilvl="0" w:tplc="144C21CE">
      <w:start w:val="1"/>
      <w:numFmt w:val="decimal"/>
      <w:lvlText w:val="%1."/>
      <w:lvlJc w:val="left"/>
      <w:pPr>
        <w:ind w:left="1452"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5AC24D02">
      <w:numFmt w:val="bullet"/>
      <w:lvlText w:val="•"/>
      <w:lvlJc w:val="left"/>
      <w:pPr>
        <w:ind w:left="2348" w:hanging="360"/>
      </w:pPr>
      <w:rPr>
        <w:rFonts w:hint="default"/>
        <w:lang w:val="en-US" w:eastAsia="en-US" w:bidi="ar-SA"/>
      </w:rPr>
    </w:lvl>
    <w:lvl w:ilvl="2" w:tplc="B5D65234">
      <w:numFmt w:val="bullet"/>
      <w:lvlText w:val="•"/>
      <w:lvlJc w:val="left"/>
      <w:pPr>
        <w:ind w:left="3237" w:hanging="360"/>
      </w:pPr>
      <w:rPr>
        <w:rFonts w:hint="default"/>
        <w:lang w:val="en-US" w:eastAsia="en-US" w:bidi="ar-SA"/>
      </w:rPr>
    </w:lvl>
    <w:lvl w:ilvl="3" w:tplc="26D8A1E6">
      <w:numFmt w:val="bullet"/>
      <w:lvlText w:val="•"/>
      <w:lvlJc w:val="left"/>
      <w:pPr>
        <w:ind w:left="4126" w:hanging="360"/>
      </w:pPr>
      <w:rPr>
        <w:rFonts w:hint="default"/>
        <w:lang w:val="en-US" w:eastAsia="en-US" w:bidi="ar-SA"/>
      </w:rPr>
    </w:lvl>
    <w:lvl w:ilvl="4" w:tplc="83BE84B4">
      <w:numFmt w:val="bullet"/>
      <w:lvlText w:val="•"/>
      <w:lvlJc w:val="left"/>
      <w:pPr>
        <w:ind w:left="5015" w:hanging="360"/>
      </w:pPr>
      <w:rPr>
        <w:rFonts w:hint="default"/>
        <w:lang w:val="en-US" w:eastAsia="en-US" w:bidi="ar-SA"/>
      </w:rPr>
    </w:lvl>
    <w:lvl w:ilvl="5" w:tplc="6AE07C12">
      <w:numFmt w:val="bullet"/>
      <w:lvlText w:val="•"/>
      <w:lvlJc w:val="left"/>
      <w:pPr>
        <w:ind w:left="5904" w:hanging="360"/>
      </w:pPr>
      <w:rPr>
        <w:rFonts w:hint="default"/>
        <w:lang w:val="en-US" w:eastAsia="en-US" w:bidi="ar-SA"/>
      </w:rPr>
    </w:lvl>
    <w:lvl w:ilvl="6" w:tplc="459CEA90">
      <w:numFmt w:val="bullet"/>
      <w:lvlText w:val="•"/>
      <w:lvlJc w:val="left"/>
      <w:pPr>
        <w:ind w:left="6793" w:hanging="360"/>
      </w:pPr>
      <w:rPr>
        <w:rFonts w:hint="default"/>
        <w:lang w:val="en-US" w:eastAsia="en-US" w:bidi="ar-SA"/>
      </w:rPr>
    </w:lvl>
    <w:lvl w:ilvl="7" w:tplc="4A9A5B3E">
      <w:numFmt w:val="bullet"/>
      <w:lvlText w:val="•"/>
      <w:lvlJc w:val="left"/>
      <w:pPr>
        <w:ind w:left="7681" w:hanging="360"/>
      </w:pPr>
      <w:rPr>
        <w:rFonts w:hint="default"/>
        <w:lang w:val="en-US" w:eastAsia="en-US" w:bidi="ar-SA"/>
      </w:rPr>
    </w:lvl>
    <w:lvl w:ilvl="8" w:tplc="CB146A54">
      <w:numFmt w:val="bullet"/>
      <w:lvlText w:val="•"/>
      <w:lvlJc w:val="left"/>
      <w:pPr>
        <w:ind w:left="8570" w:hanging="360"/>
      </w:pPr>
      <w:rPr>
        <w:rFonts w:hint="default"/>
        <w:lang w:val="en-US" w:eastAsia="en-US" w:bidi="ar-SA"/>
      </w:rPr>
    </w:lvl>
  </w:abstractNum>
  <w:abstractNum w:abstractNumId="69" w15:restartNumberingAfterBreak="0">
    <w:nsid w:val="743B41BD"/>
    <w:multiLevelType w:val="multilevel"/>
    <w:tmpl w:val="4E7A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2D1B46"/>
    <w:multiLevelType w:val="multilevel"/>
    <w:tmpl w:val="1476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CF4829"/>
    <w:multiLevelType w:val="multilevel"/>
    <w:tmpl w:val="337E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40463C"/>
    <w:multiLevelType w:val="multilevel"/>
    <w:tmpl w:val="404279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B2058B4"/>
    <w:multiLevelType w:val="multilevel"/>
    <w:tmpl w:val="6514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4B61D0"/>
    <w:multiLevelType w:val="multilevel"/>
    <w:tmpl w:val="8C202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525174"/>
    <w:multiLevelType w:val="multilevel"/>
    <w:tmpl w:val="2D06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8D357A"/>
    <w:multiLevelType w:val="multilevel"/>
    <w:tmpl w:val="7796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DB7DC6"/>
    <w:multiLevelType w:val="multilevel"/>
    <w:tmpl w:val="C1C0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937763"/>
    <w:multiLevelType w:val="hybridMultilevel"/>
    <w:tmpl w:val="B6544822"/>
    <w:lvl w:ilvl="0" w:tplc="AFAC0F10">
      <w:start w:val="1"/>
      <w:numFmt w:val="decimal"/>
      <w:lvlText w:val="%1."/>
      <w:lvlJc w:val="left"/>
      <w:pPr>
        <w:ind w:left="1013" w:hanging="281"/>
      </w:pPr>
      <w:rPr>
        <w:rFonts w:ascii="Times New Roman" w:eastAsia="Times New Roman" w:hAnsi="Times New Roman" w:cs="Times New Roman" w:hint="default"/>
        <w:b/>
        <w:bCs/>
        <w:i w:val="0"/>
        <w:iCs w:val="0"/>
        <w:spacing w:val="0"/>
        <w:w w:val="100"/>
        <w:sz w:val="28"/>
        <w:szCs w:val="28"/>
        <w:lang w:val="en-US" w:eastAsia="en-US" w:bidi="ar-SA"/>
      </w:rPr>
    </w:lvl>
    <w:lvl w:ilvl="1" w:tplc="431E3BCA">
      <w:start w:val="1"/>
      <w:numFmt w:val="lowerLetter"/>
      <w:lvlText w:val="%2."/>
      <w:lvlJc w:val="left"/>
      <w:pPr>
        <w:ind w:left="1008" w:hanging="276"/>
      </w:pPr>
      <w:rPr>
        <w:rFonts w:ascii="Times New Roman" w:eastAsia="Times New Roman" w:hAnsi="Times New Roman" w:cs="Times New Roman" w:hint="default"/>
        <w:b/>
        <w:bCs/>
        <w:i w:val="0"/>
        <w:iCs w:val="0"/>
        <w:spacing w:val="0"/>
        <w:w w:val="100"/>
        <w:sz w:val="28"/>
        <w:szCs w:val="28"/>
        <w:lang w:val="en-US" w:eastAsia="en-US" w:bidi="ar-SA"/>
      </w:rPr>
    </w:lvl>
    <w:lvl w:ilvl="2" w:tplc="026E7866">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3" w:tplc="535A0C98">
      <w:numFmt w:val="bullet"/>
      <w:lvlText w:val="•"/>
      <w:lvlJc w:val="left"/>
      <w:pPr>
        <w:ind w:left="2571" w:hanging="360"/>
      </w:pPr>
      <w:rPr>
        <w:rFonts w:hint="default"/>
        <w:lang w:val="en-US" w:eastAsia="en-US" w:bidi="ar-SA"/>
      </w:rPr>
    </w:lvl>
    <w:lvl w:ilvl="4" w:tplc="60B094C4">
      <w:numFmt w:val="bullet"/>
      <w:lvlText w:val="•"/>
      <w:lvlJc w:val="left"/>
      <w:pPr>
        <w:ind w:left="3682" w:hanging="360"/>
      </w:pPr>
      <w:rPr>
        <w:rFonts w:hint="default"/>
        <w:lang w:val="en-US" w:eastAsia="en-US" w:bidi="ar-SA"/>
      </w:rPr>
    </w:lvl>
    <w:lvl w:ilvl="5" w:tplc="974A74FE">
      <w:numFmt w:val="bullet"/>
      <w:lvlText w:val="•"/>
      <w:lvlJc w:val="left"/>
      <w:pPr>
        <w:ind w:left="4793" w:hanging="360"/>
      </w:pPr>
      <w:rPr>
        <w:rFonts w:hint="default"/>
        <w:lang w:val="en-US" w:eastAsia="en-US" w:bidi="ar-SA"/>
      </w:rPr>
    </w:lvl>
    <w:lvl w:ilvl="6" w:tplc="BD807F4A">
      <w:numFmt w:val="bullet"/>
      <w:lvlText w:val="•"/>
      <w:lvlJc w:val="left"/>
      <w:pPr>
        <w:ind w:left="5904" w:hanging="360"/>
      </w:pPr>
      <w:rPr>
        <w:rFonts w:hint="default"/>
        <w:lang w:val="en-US" w:eastAsia="en-US" w:bidi="ar-SA"/>
      </w:rPr>
    </w:lvl>
    <w:lvl w:ilvl="7" w:tplc="E0629460">
      <w:numFmt w:val="bullet"/>
      <w:lvlText w:val="•"/>
      <w:lvlJc w:val="left"/>
      <w:pPr>
        <w:ind w:left="7015" w:hanging="360"/>
      </w:pPr>
      <w:rPr>
        <w:rFonts w:hint="default"/>
        <w:lang w:val="en-US" w:eastAsia="en-US" w:bidi="ar-SA"/>
      </w:rPr>
    </w:lvl>
    <w:lvl w:ilvl="8" w:tplc="928ED524">
      <w:numFmt w:val="bullet"/>
      <w:lvlText w:val="•"/>
      <w:lvlJc w:val="left"/>
      <w:pPr>
        <w:ind w:left="8126" w:hanging="360"/>
      </w:pPr>
      <w:rPr>
        <w:rFonts w:hint="default"/>
        <w:lang w:val="en-US" w:eastAsia="en-US" w:bidi="ar-SA"/>
      </w:rPr>
    </w:lvl>
  </w:abstractNum>
  <w:num w:numId="1" w16cid:durableId="803232589">
    <w:abstractNumId w:val="50"/>
  </w:num>
  <w:num w:numId="2" w16cid:durableId="1597010893">
    <w:abstractNumId w:val="33"/>
  </w:num>
  <w:num w:numId="3" w16cid:durableId="474491331">
    <w:abstractNumId w:val="7"/>
  </w:num>
  <w:num w:numId="4" w16cid:durableId="1550726748">
    <w:abstractNumId w:val="38"/>
  </w:num>
  <w:num w:numId="5" w16cid:durableId="1360862862">
    <w:abstractNumId w:val="68"/>
  </w:num>
  <w:num w:numId="6" w16cid:durableId="2115830393">
    <w:abstractNumId w:val="35"/>
  </w:num>
  <w:num w:numId="7" w16cid:durableId="1694573145">
    <w:abstractNumId w:val="78"/>
  </w:num>
  <w:num w:numId="8" w16cid:durableId="1958365137">
    <w:abstractNumId w:val="37"/>
  </w:num>
  <w:num w:numId="9" w16cid:durableId="281425630">
    <w:abstractNumId w:val="54"/>
  </w:num>
  <w:num w:numId="10" w16cid:durableId="556668396">
    <w:abstractNumId w:val="6"/>
  </w:num>
  <w:num w:numId="11" w16cid:durableId="1807621849">
    <w:abstractNumId w:val="77"/>
  </w:num>
  <w:num w:numId="12" w16cid:durableId="681857946">
    <w:abstractNumId w:val="0"/>
  </w:num>
  <w:num w:numId="13" w16cid:durableId="1555314747">
    <w:abstractNumId w:val="26"/>
  </w:num>
  <w:num w:numId="14" w16cid:durableId="943226453">
    <w:abstractNumId w:val="58"/>
  </w:num>
  <w:num w:numId="15" w16cid:durableId="2116636189">
    <w:abstractNumId w:val="51"/>
  </w:num>
  <w:num w:numId="16" w16cid:durableId="127206861">
    <w:abstractNumId w:val="1"/>
  </w:num>
  <w:num w:numId="17" w16cid:durableId="1422070707">
    <w:abstractNumId w:val="10"/>
  </w:num>
  <w:num w:numId="18" w16cid:durableId="1950311406">
    <w:abstractNumId w:val="72"/>
  </w:num>
  <w:num w:numId="19" w16cid:durableId="509878222">
    <w:abstractNumId w:val="70"/>
  </w:num>
  <w:num w:numId="20" w16cid:durableId="86578138">
    <w:abstractNumId w:val="62"/>
  </w:num>
  <w:num w:numId="21" w16cid:durableId="2102220062">
    <w:abstractNumId w:val="2"/>
  </w:num>
  <w:num w:numId="22" w16cid:durableId="1440176336">
    <w:abstractNumId w:val="32"/>
  </w:num>
  <w:num w:numId="23" w16cid:durableId="1938370222">
    <w:abstractNumId w:val="71"/>
  </w:num>
  <w:num w:numId="24" w16cid:durableId="1927877240">
    <w:abstractNumId w:val="76"/>
  </w:num>
  <w:num w:numId="25" w16cid:durableId="207161494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08226543">
    <w:abstractNumId w:val="43"/>
  </w:num>
  <w:num w:numId="27" w16cid:durableId="1465079603">
    <w:abstractNumId w:val="53"/>
  </w:num>
  <w:num w:numId="28" w16cid:durableId="381951685">
    <w:abstractNumId w:val="34"/>
  </w:num>
  <w:num w:numId="29" w16cid:durableId="703286381">
    <w:abstractNumId w:val="24"/>
  </w:num>
  <w:num w:numId="30" w16cid:durableId="225068912">
    <w:abstractNumId w:val="40"/>
  </w:num>
  <w:num w:numId="31" w16cid:durableId="1433742784">
    <w:abstractNumId w:val="59"/>
  </w:num>
  <w:num w:numId="32" w16cid:durableId="38823878">
    <w:abstractNumId w:val="55"/>
  </w:num>
  <w:num w:numId="33" w16cid:durableId="1429738929">
    <w:abstractNumId w:val="47"/>
  </w:num>
  <w:num w:numId="34" w16cid:durableId="279456812">
    <w:abstractNumId w:val="48"/>
  </w:num>
  <w:num w:numId="35" w16cid:durableId="578441772">
    <w:abstractNumId w:val="30"/>
  </w:num>
  <w:num w:numId="36" w16cid:durableId="528565351">
    <w:abstractNumId w:val="65"/>
  </w:num>
  <w:num w:numId="37" w16cid:durableId="1122069930">
    <w:abstractNumId w:val="4"/>
  </w:num>
  <w:num w:numId="38" w16cid:durableId="310401341">
    <w:abstractNumId w:val="56"/>
  </w:num>
  <w:num w:numId="39" w16cid:durableId="1177691374">
    <w:abstractNumId w:val="52"/>
  </w:num>
  <w:num w:numId="40" w16cid:durableId="1561745004">
    <w:abstractNumId w:val="21"/>
  </w:num>
  <w:num w:numId="41" w16cid:durableId="1286697899">
    <w:abstractNumId w:val="42"/>
  </w:num>
  <w:num w:numId="42" w16cid:durableId="1949578114">
    <w:abstractNumId w:val="74"/>
  </w:num>
  <w:num w:numId="43" w16cid:durableId="127630908">
    <w:abstractNumId w:val="8"/>
  </w:num>
  <w:num w:numId="44" w16cid:durableId="1039159314">
    <w:abstractNumId w:val="41"/>
  </w:num>
  <w:num w:numId="45" w16cid:durableId="600143439">
    <w:abstractNumId w:val="19"/>
  </w:num>
  <w:num w:numId="46" w16cid:durableId="1921059680">
    <w:abstractNumId w:val="9"/>
  </w:num>
  <w:num w:numId="47" w16cid:durableId="140852948">
    <w:abstractNumId w:val="3"/>
  </w:num>
  <w:num w:numId="48" w16cid:durableId="1621836157">
    <w:abstractNumId w:val="12"/>
  </w:num>
  <w:num w:numId="49" w16cid:durableId="68310312">
    <w:abstractNumId w:val="13"/>
  </w:num>
  <w:num w:numId="50" w16cid:durableId="2134669604">
    <w:abstractNumId w:val="36"/>
  </w:num>
  <w:num w:numId="51" w16cid:durableId="473791635">
    <w:abstractNumId w:val="23"/>
  </w:num>
  <w:num w:numId="52" w16cid:durableId="547837170">
    <w:abstractNumId w:val="66"/>
  </w:num>
  <w:num w:numId="53" w16cid:durableId="803812951">
    <w:abstractNumId w:val="16"/>
  </w:num>
  <w:num w:numId="54" w16cid:durableId="1775248654">
    <w:abstractNumId w:val="29"/>
  </w:num>
  <w:num w:numId="55" w16cid:durableId="701781947">
    <w:abstractNumId w:val="31"/>
  </w:num>
  <w:num w:numId="56" w16cid:durableId="1511069147">
    <w:abstractNumId w:val="57"/>
  </w:num>
  <w:num w:numId="57" w16cid:durableId="1552114071">
    <w:abstractNumId w:val="17"/>
  </w:num>
  <w:num w:numId="58" w16cid:durableId="543912432">
    <w:abstractNumId w:val="28"/>
  </w:num>
  <w:num w:numId="59" w16cid:durableId="1810826940">
    <w:abstractNumId w:val="64"/>
  </w:num>
  <w:num w:numId="60" w16cid:durableId="368460267">
    <w:abstractNumId w:val="18"/>
  </w:num>
  <w:num w:numId="61" w16cid:durableId="1712342583">
    <w:abstractNumId w:val="11"/>
  </w:num>
  <w:num w:numId="62" w16cid:durableId="990645400">
    <w:abstractNumId w:val="67"/>
  </w:num>
  <w:num w:numId="63" w16cid:durableId="254560107">
    <w:abstractNumId w:val="27"/>
  </w:num>
  <w:num w:numId="64" w16cid:durableId="1521505176">
    <w:abstractNumId w:val="14"/>
  </w:num>
  <w:num w:numId="65" w16cid:durableId="682319184">
    <w:abstractNumId w:val="25"/>
  </w:num>
  <w:num w:numId="66" w16cid:durableId="1644920387">
    <w:abstractNumId w:val="5"/>
  </w:num>
  <w:num w:numId="67" w16cid:durableId="1898324103">
    <w:abstractNumId w:val="22"/>
  </w:num>
  <w:num w:numId="68" w16cid:durableId="570509184">
    <w:abstractNumId w:val="15"/>
  </w:num>
  <w:num w:numId="69" w16cid:durableId="510686887">
    <w:abstractNumId w:val="39"/>
  </w:num>
  <w:num w:numId="70" w16cid:durableId="1635402417">
    <w:abstractNumId w:val="44"/>
  </w:num>
  <w:num w:numId="71" w16cid:durableId="1542477363">
    <w:abstractNumId w:val="49"/>
  </w:num>
  <w:num w:numId="72" w16cid:durableId="65226078">
    <w:abstractNumId w:val="20"/>
  </w:num>
  <w:num w:numId="73" w16cid:durableId="1089237568">
    <w:abstractNumId w:val="69"/>
  </w:num>
  <w:num w:numId="74" w16cid:durableId="1944262068">
    <w:abstractNumId w:val="60"/>
  </w:num>
  <w:num w:numId="75" w16cid:durableId="820653965">
    <w:abstractNumId w:val="61"/>
  </w:num>
  <w:num w:numId="76" w16cid:durableId="1480154700">
    <w:abstractNumId w:val="63"/>
  </w:num>
  <w:num w:numId="77" w16cid:durableId="1779829476">
    <w:abstractNumId w:val="46"/>
  </w:num>
  <w:num w:numId="78" w16cid:durableId="1632974370">
    <w:abstractNumId w:val="73"/>
  </w:num>
  <w:num w:numId="79" w16cid:durableId="1738673633">
    <w:abstractNumId w:val="7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inaksaha201104@outlook.com">
    <w15:presenceInfo w15:providerId="Windows Live" w15:userId="ac177ed722e78d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36F"/>
    <w:rsid w:val="00000AC4"/>
    <w:rsid w:val="00080A2A"/>
    <w:rsid w:val="000B5EED"/>
    <w:rsid w:val="001A0E6B"/>
    <w:rsid w:val="001A23C9"/>
    <w:rsid w:val="001F0B35"/>
    <w:rsid w:val="0023157E"/>
    <w:rsid w:val="00241734"/>
    <w:rsid w:val="00311F42"/>
    <w:rsid w:val="0039077A"/>
    <w:rsid w:val="00390955"/>
    <w:rsid w:val="004C5AEE"/>
    <w:rsid w:val="004E7FF1"/>
    <w:rsid w:val="00504041"/>
    <w:rsid w:val="00597F0E"/>
    <w:rsid w:val="006106FA"/>
    <w:rsid w:val="006A742A"/>
    <w:rsid w:val="006E5B87"/>
    <w:rsid w:val="00714735"/>
    <w:rsid w:val="00741B0A"/>
    <w:rsid w:val="00761D1E"/>
    <w:rsid w:val="007755CA"/>
    <w:rsid w:val="00793EBD"/>
    <w:rsid w:val="007D4113"/>
    <w:rsid w:val="007E0665"/>
    <w:rsid w:val="008445DF"/>
    <w:rsid w:val="0087136F"/>
    <w:rsid w:val="00897487"/>
    <w:rsid w:val="008B13CA"/>
    <w:rsid w:val="008F4924"/>
    <w:rsid w:val="00923F18"/>
    <w:rsid w:val="009B22B7"/>
    <w:rsid w:val="00A16621"/>
    <w:rsid w:val="00BE4A42"/>
    <w:rsid w:val="00C15AB1"/>
    <w:rsid w:val="00C7567E"/>
    <w:rsid w:val="00D2265F"/>
    <w:rsid w:val="00D26004"/>
    <w:rsid w:val="00E11008"/>
    <w:rsid w:val="00E75177"/>
    <w:rsid w:val="00EE24B9"/>
    <w:rsid w:val="00F109B2"/>
    <w:rsid w:val="00F53B87"/>
    <w:rsid w:val="00F87854"/>
    <w:rsid w:val="00FD55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0E912D"/>
  <w15:docId w15:val="{37266859-6A02-4BDC-A28B-FBDF66AC2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01"/>
      <w:ind w:left="146" w:right="3"/>
      <w:jc w:val="center"/>
      <w:outlineLvl w:val="0"/>
    </w:pPr>
    <w:rPr>
      <w:b/>
      <w:bCs/>
      <w:sz w:val="36"/>
      <w:szCs w:val="36"/>
    </w:rPr>
  </w:style>
  <w:style w:type="paragraph" w:styleId="Heading2">
    <w:name w:val="heading 2"/>
    <w:basedOn w:val="Normal"/>
    <w:uiPriority w:val="9"/>
    <w:unhideWhenUsed/>
    <w:qFormat/>
    <w:pPr>
      <w:ind w:left="732"/>
      <w:outlineLvl w:val="1"/>
    </w:pPr>
    <w:rPr>
      <w:b/>
      <w:bCs/>
      <w:sz w:val="30"/>
      <w:szCs w:val="30"/>
    </w:rPr>
  </w:style>
  <w:style w:type="paragraph" w:styleId="Heading3">
    <w:name w:val="heading 3"/>
    <w:basedOn w:val="Normal"/>
    <w:uiPriority w:val="9"/>
    <w:unhideWhenUsed/>
    <w:qFormat/>
    <w:pPr>
      <w:spacing w:before="211"/>
      <w:ind w:left="1011" w:hanging="279"/>
      <w:outlineLvl w:val="2"/>
    </w:pPr>
    <w:rPr>
      <w:b/>
      <w:bCs/>
      <w:sz w:val="28"/>
      <w:szCs w:val="28"/>
    </w:rPr>
  </w:style>
  <w:style w:type="paragraph" w:styleId="Heading4">
    <w:name w:val="heading 4"/>
    <w:basedOn w:val="Normal"/>
    <w:next w:val="Normal"/>
    <w:link w:val="Heading4Char"/>
    <w:uiPriority w:val="9"/>
    <w:semiHidden/>
    <w:unhideWhenUsed/>
    <w:qFormat/>
    <w:rsid w:val="0039095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11"/>
    </w:pPr>
    <w:rPr>
      <w:sz w:val="28"/>
      <w:szCs w:val="28"/>
    </w:rPr>
  </w:style>
  <w:style w:type="paragraph" w:styleId="Title">
    <w:name w:val="Title"/>
    <w:basedOn w:val="Normal"/>
    <w:uiPriority w:val="10"/>
    <w:qFormat/>
    <w:pPr>
      <w:ind w:left="950"/>
    </w:pPr>
    <w:rPr>
      <w:b/>
      <w:bCs/>
      <w:i/>
      <w:iCs/>
      <w:sz w:val="40"/>
      <w:szCs w:val="40"/>
      <w:u w:val="single" w:color="000000"/>
    </w:rPr>
  </w:style>
  <w:style w:type="paragraph" w:styleId="ListParagraph">
    <w:name w:val="List Paragraph"/>
    <w:basedOn w:val="Normal"/>
    <w:uiPriority w:val="1"/>
    <w:qFormat/>
    <w:pPr>
      <w:spacing w:before="211"/>
      <w:ind w:left="1452" w:hanging="360"/>
    </w:pPr>
  </w:style>
  <w:style w:type="paragraph" w:customStyle="1" w:styleId="TableParagraph">
    <w:name w:val="Table Paragraph"/>
    <w:basedOn w:val="Normal"/>
    <w:uiPriority w:val="1"/>
    <w:qFormat/>
    <w:pPr>
      <w:spacing w:before="120"/>
      <w:ind w:left="119"/>
    </w:pPr>
  </w:style>
  <w:style w:type="paragraph" w:styleId="Revision">
    <w:name w:val="Revision"/>
    <w:hidden/>
    <w:uiPriority w:val="99"/>
    <w:semiHidden/>
    <w:rsid w:val="006106FA"/>
    <w:pPr>
      <w:widowControl/>
      <w:autoSpaceDE/>
      <w:autoSpaceDN/>
    </w:pPr>
    <w:rPr>
      <w:rFonts w:ascii="Times New Roman" w:eastAsia="Times New Roman" w:hAnsi="Times New Roman" w:cs="Times New Roman"/>
    </w:rPr>
  </w:style>
  <w:style w:type="paragraph" w:styleId="NormalWeb">
    <w:name w:val="Normal (Web)"/>
    <w:basedOn w:val="Normal"/>
    <w:uiPriority w:val="99"/>
    <w:semiHidden/>
    <w:unhideWhenUsed/>
    <w:rsid w:val="00F53B87"/>
    <w:rPr>
      <w:sz w:val="24"/>
      <w:szCs w:val="24"/>
    </w:rPr>
  </w:style>
  <w:style w:type="paragraph" w:styleId="NoSpacing">
    <w:name w:val="No Spacing"/>
    <w:uiPriority w:val="1"/>
    <w:qFormat/>
    <w:rsid w:val="00E75177"/>
    <w:rPr>
      <w:rFonts w:ascii="Times New Roman" w:eastAsia="Times New Roman" w:hAnsi="Times New Roman" w:cs="Times New Roman"/>
    </w:rPr>
  </w:style>
  <w:style w:type="character" w:styleId="Hyperlink">
    <w:name w:val="Hyperlink"/>
    <w:basedOn w:val="DefaultParagraphFont"/>
    <w:uiPriority w:val="99"/>
    <w:unhideWhenUsed/>
    <w:rsid w:val="006A742A"/>
    <w:rPr>
      <w:color w:val="0000FF" w:themeColor="hyperlink"/>
      <w:u w:val="single"/>
    </w:rPr>
  </w:style>
  <w:style w:type="character" w:styleId="UnresolvedMention">
    <w:name w:val="Unresolved Mention"/>
    <w:basedOn w:val="DefaultParagraphFont"/>
    <w:uiPriority w:val="99"/>
    <w:semiHidden/>
    <w:unhideWhenUsed/>
    <w:rsid w:val="006A742A"/>
    <w:rPr>
      <w:color w:val="605E5C"/>
      <w:shd w:val="clear" w:color="auto" w:fill="E1DFDD"/>
    </w:rPr>
  </w:style>
  <w:style w:type="character" w:customStyle="1" w:styleId="Heading4Char">
    <w:name w:val="Heading 4 Char"/>
    <w:basedOn w:val="DefaultParagraphFont"/>
    <w:link w:val="Heading4"/>
    <w:uiPriority w:val="9"/>
    <w:semiHidden/>
    <w:rsid w:val="00390955"/>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1A23C9"/>
    <w:pPr>
      <w:tabs>
        <w:tab w:val="center" w:pos="4513"/>
        <w:tab w:val="right" w:pos="9026"/>
      </w:tabs>
    </w:pPr>
  </w:style>
  <w:style w:type="character" w:customStyle="1" w:styleId="HeaderChar">
    <w:name w:val="Header Char"/>
    <w:basedOn w:val="DefaultParagraphFont"/>
    <w:link w:val="Header"/>
    <w:uiPriority w:val="99"/>
    <w:rsid w:val="001A23C9"/>
    <w:rPr>
      <w:rFonts w:ascii="Times New Roman" w:eastAsia="Times New Roman" w:hAnsi="Times New Roman" w:cs="Times New Roman"/>
    </w:rPr>
  </w:style>
  <w:style w:type="paragraph" w:styleId="Footer">
    <w:name w:val="footer"/>
    <w:basedOn w:val="Normal"/>
    <w:link w:val="FooterChar"/>
    <w:uiPriority w:val="99"/>
    <w:unhideWhenUsed/>
    <w:rsid w:val="001A23C9"/>
    <w:pPr>
      <w:tabs>
        <w:tab w:val="center" w:pos="4513"/>
        <w:tab w:val="right" w:pos="9026"/>
      </w:tabs>
    </w:pPr>
  </w:style>
  <w:style w:type="character" w:customStyle="1" w:styleId="FooterChar">
    <w:name w:val="Footer Char"/>
    <w:basedOn w:val="DefaultParagraphFont"/>
    <w:link w:val="Footer"/>
    <w:uiPriority w:val="99"/>
    <w:rsid w:val="001A23C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hyperlink" Target="https://docs.blender.org/manual/en/latest/"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cs.python.org/3/"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s://threejs.org/docs" TargetMode="Externa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docs.ultralytics.com" TargetMode="External"/><Relationship Id="rId20" Type="http://schemas.openxmlformats.org/officeDocument/2006/relationships/hyperlink" Target="https://nodejs.org/en/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s://forge.autodesk.com/developer/documentation" TargetMode="External"/><Relationship Id="rId10" Type="http://schemas.openxmlformats.org/officeDocument/2006/relationships/header" Target="header2.xml"/><Relationship Id="rId19" Type="http://schemas.openxmlformats.org/officeDocument/2006/relationships/hyperlink" Target="https://nextjs.org/doc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hyperlink" Target="https://docs.meshy.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20F2EF-C36B-4A14-9CC9-E4FE8967E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29</Pages>
  <Words>5812</Words>
  <Characters>33133</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mainaksaha201104@outlook.com</cp:lastModifiedBy>
  <cp:revision>2</cp:revision>
  <dcterms:created xsi:type="dcterms:W3CDTF">2025-11-26T07:13:00Z</dcterms:created>
  <dcterms:modified xsi:type="dcterms:W3CDTF">2025-11-26T07:13:00Z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2025-11-15T00:00:00Z</vt:filetime>
  </property>
  <property fmtid="{D5CDD505-2E9C-101B-9397-08002B2CF9AE}" pid="3" name="Creator">
    <vt:lpwstr>Microsoft® Word 2021</vt:lpwstr>
  </property>
  <property fmtid="{D5CDD505-2E9C-101B-9397-08002B2CF9AE}" pid="4" name="LastSaved">
    <vt:filetime>2025-11-17T00:00:00Z</vt:filetime>
  </property>
  <property fmtid="{D5CDD505-2E9C-101B-9397-08002B2CF9AE}" pid="5" name="Producer">
    <vt:lpwstr>Microsoft® Word 2021</vt:lpwstr>
  </property>
</Properties>
</file>